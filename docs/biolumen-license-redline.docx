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E4057"/>
          <w:sz w:val="40"/>
          <w:szCs w:val="40"/>
        </w:rPr>
        <w:t xml:space="preserve">EXCLUSIVE LICENSE AND SUPPLY AGREEMENT</w:t>
      </w:r>
    </w:p>
    <w:p>
      <w:pPr>
        <w:spacing w:after="60" w:before="0"/>
        <w:jc w:val="center"/>
      </w:pPr>
      <w:r>
        <w:rPr>
          <w:rFonts w:ascii="Arial" w:cs="Arial" w:eastAsia="Arial" w:hAnsi="Arial"/>
          <w:i/>
          <w:iCs/>
          <w:color w:val="555555"/>
          <w:sz w:val="22"/>
          <w:szCs w:val="22"/>
        </w:rPr>
        <w:t xml:space="preserve">for MM1 and MM3 — The Americas (excluding Chile)</w:t>
      </w:r>
    </w:p>
    <w:p>
      <w:pPr>
        <w:pBdr>
          <w:bottom w:val="single" w:color="2E4057" w:sz="4" w:space="1"/>
        </w:pBdr>
        <w:spacing w:after="120" w:before="120"/>
      </w:pPr>
      <w:r>
        <w:t xml:space="preserve"/>
      </w:r>
    </w:p>
    <w:p>
      <w:pPr>
        <w:spacing w:after="100" w:before="100"/>
        <w:jc w:val="both"/>
      </w:pPr>
      <w:r>
        <w:rPr>
          <w:rFonts w:ascii="Arial" w:cs="Arial" w:eastAsia="Arial" w:hAnsi="Arial"/>
          <w:sz w:val="22"/>
          <w:szCs w:val="22"/>
        </w:rPr>
        <w:t xml:space="preserve">This Exclusive License and Supply Agreement </w:t>
      </w:r>
      <w:r>
        <w:rPr>
          <w:rFonts w:ascii="Arial" w:cs="Arial" w:eastAsia="Arial" w:hAnsi="Arial"/>
          <w:b/>
          <w:bCs/>
          <w:sz w:val="22"/>
          <w:szCs w:val="22"/>
        </w:rPr>
        <w:t xml:space="preserve">(this "Agreement")</w:t>
      </w:r>
      <w:r>
        <w:rPr>
          <w:rFonts w:ascii="Arial" w:cs="Arial" w:eastAsia="Arial" w:hAnsi="Arial"/>
          <w:sz w:val="22"/>
          <w:szCs w:val="22"/>
        </w:rPr>
        <w:t xml:space="preserve"> is entered into as of the date last signed below (the </w:t>
      </w:r>
      <w:r>
        <w:rPr>
          <w:rFonts w:ascii="Arial" w:cs="Arial" w:eastAsia="Arial" w:hAnsi="Arial"/>
          <w:b/>
          <w:bCs/>
          <w:sz w:val="22"/>
          <w:szCs w:val="22"/>
        </w:rPr>
        <w:t xml:space="preserve">"Effective Date"</w:t>
      </w:r>
      <w:r>
        <w:rPr>
          <w:rFonts w:ascii="Arial" w:cs="Arial" w:eastAsia="Arial" w:hAnsi="Arial"/>
          <w:sz w:val="22"/>
          <w:szCs w:val="22"/>
        </w:rPr>
        <w:t xml:space="preserve">) by and between:</w:t>
      </w:r>
    </w:p>
    <w:p>
      <w:pPr>
        <w:spacing w:after="60" w:before="60"/>
      </w:pPr>
      <w:r>
        <w:t xml:space="preserve"/>
      </w:r>
    </w:p>
    <w:p>
      <w:pPr>
        <w:spacing w:after="100" w:before="100"/>
        <w:jc w:val="both"/>
      </w:pPr>
      <w:r>
        <w:rPr>
          <w:rFonts w:ascii="Arial" w:cs="Arial" w:eastAsia="Arial" w:hAnsi="Arial"/>
          <w:b/>
          <w:bCs/>
          <w:sz w:val="22"/>
          <w:szCs w:val="22"/>
        </w:rPr>
        <w:t xml:space="preserve">Biolumen, Inc.</w:t>
      </w:r>
      <w:r>
        <w:rPr>
          <w:rFonts w:ascii="Arial" w:cs="Arial" w:eastAsia="Arial" w:hAnsi="Arial"/>
          <w:sz w:val="22"/>
          <w:szCs w:val="22"/>
        </w:rPr>
        <w:t xml:space="preserve">, a company organized and existing under the laws of [State/Jurisdiction], with its principal place of business at [Address] (</w:t>
      </w:r>
      <w:r>
        <w:rPr>
          <w:rFonts w:ascii="Arial" w:cs="Arial" w:eastAsia="Arial" w:hAnsi="Arial"/>
          <w:b/>
          <w:bCs/>
          <w:sz w:val="22"/>
          <w:szCs w:val="22"/>
        </w:rPr>
        <w:t xml:space="preserve">"Biolumen"</w:t>
      </w:r>
      <w:r>
        <w:rPr>
          <w:rFonts w:ascii="Arial" w:cs="Arial" w:eastAsia="Arial" w:hAnsi="Arial"/>
          <w:sz w:val="22"/>
          <w:szCs w:val="22"/>
        </w:rPr>
        <w:t xml:space="preserve"> or </w:t>
      </w:r>
      <w:r>
        <w:rPr>
          <w:rFonts w:ascii="Arial" w:cs="Arial" w:eastAsia="Arial" w:hAnsi="Arial"/>
          <w:b/>
          <w:bCs/>
          <w:sz w:val="22"/>
          <w:szCs w:val="22"/>
        </w:rPr>
        <w:t xml:space="preserve">"Licensor"</w:t>
      </w:r>
      <w:r>
        <w:rPr>
          <w:rFonts w:ascii="Arial" w:cs="Arial" w:eastAsia="Arial" w:hAnsi="Arial"/>
          <w:sz w:val="22"/>
          <w:szCs w:val="22"/>
        </w:rPr>
        <w:t xml:space="preserve">); and</w:t>
      </w:r>
    </w:p>
    <w:p>
      <w:pPr>
        <w:spacing w:after="60" w:before="60"/>
      </w:pPr>
      <w:r>
        <w:t xml:space="preserve"/>
      </w:r>
    </w:p>
    <w:p>
      <w:pPr>
        <w:spacing w:after="100" w:before="100"/>
        <w:jc w:val="both"/>
      </w:pPr>
      <w:del w:id="100" w:author="Matchbox 7" w:date="2026-04-29T12:00:00Z">
        <w:r>
          <w:rPr>
            <w:rFonts w:ascii="Arial" w:cs="Arial" w:eastAsia="Arial" w:hAnsi="Arial"/>
            <w:b/>
            <w:bCs/>
            <w:sz w:val="22"/>
            <w:szCs w:val="22"/>
          </w:rPr>
          <w:delText xml:space="preserve">[Licensee Name]</w:delText>
        </w:r>
      </w:del>
      <w:ins w:id="101" w:author="Matchbox 7" w:date="2026-04-29T12:00:00Z">
        <w:r>
          <w:rPr>
            <w:rFonts w:ascii="Arial" w:cs="Arial" w:eastAsia="Arial" w:hAnsi="Arial"/>
            <w:b/>
            <w:bCs/>
            <w:sz w:val="22"/>
            <w:szCs w:val="22"/>
          </w:rPr>
          <w:t xml:space="preserve">Matchbox 7, LLC</w:t>
        </w:r>
      </w:ins>
      <w:del w:id="104" w:author="Matchbox 7" w:date="2026-04-29T12:00:00Z">
        <w:r>
          <w:rPr>
            <w:rFonts w:ascii="Arial" w:cs="Arial" w:eastAsia="Arial" w:hAnsi="Arial"/>
            <w:sz w:val="22"/>
            <w:szCs w:val="22"/>
          </w:rPr>
          <w:delText xml:space="preserve">, a company organized and existing under the laws of [State/Jurisdiction], with its principal place of business at [Address] (</w:delText>
        </w:r>
      </w:del>
      <w:ins w:id="105" w:author="Matchbox 7" w:date="2026-04-29T12:00:00Z">
        <w:r>
          <w:rPr>
            <w:rFonts w:ascii="Arial" w:cs="Arial" w:eastAsia="Arial" w:hAnsi="Arial"/>
            <w:sz w:val="22"/>
            <w:szCs w:val="22"/>
          </w:rPr>
          <w:t xml:space="preserve">, a Delaware limited liability company with its principal place of business at [Address — to be inserted] (</w:t>
        </w:r>
      </w:ins>
      <w:r>
        <w:rPr>
          <w:rFonts w:ascii="Arial" w:cs="Arial" w:eastAsia="Arial" w:hAnsi="Arial"/>
          <w:b/>
          <w:bCs/>
          <w:sz w:val="22"/>
          <w:szCs w:val="22"/>
        </w:rPr>
        <w:t xml:space="preserve">"Licensee"</w:t>
      </w:r>
      <w:r>
        <w:rPr>
          <w:rFonts w:ascii="Arial" w:cs="Arial" w:eastAsia="Arial" w:hAnsi="Arial"/>
          <w:sz w:val="22"/>
          <w:szCs w:val="22"/>
        </w:rPr>
        <w:t xml:space="preserve">).</w:t>
      </w:r>
    </w:p>
    <w:p>
      <w:pPr>
        <w:spacing w:after="60" w:before="60"/>
      </w:pPr>
      <w:r>
        <w:t xml:space="preserve"/>
      </w:r>
    </w:p>
    <w:p>
      <w:pPr>
        <w:spacing w:after="100" w:before="100"/>
        <w:jc w:val="both"/>
      </w:pPr>
      <w:r>
        <w:rPr>
          <w:rFonts w:ascii="Arial" w:cs="Arial" w:eastAsia="Arial" w:hAnsi="Arial"/>
          <w:sz w:val="22"/>
          <w:szCs w:val="22"/>
        </w:rPr>
        <w:t xml:space="preserve">Biolumen and Licensee are each referred to herein individually as a "Party" and collectively as the "Parties."</w:t>
      </w:r>
    </w:p>
    <w:p>
      <w:pPr>
        <w:spacing w:after="60" w:before="60"/>
      </w:pPr>
      <w:r>
        <w:t xml:space="preserve"/>
      </w:r>
    </w:p>
    <w:p>
      <w:pPr>
        <w:spacing w:after="100" w:before="100"/>
        <w:jc w:val="both"/>
      </w:pPr>
      <w:r>
        <w:rPr>
          <w:rFonts w:ascii="Arial" w:cs="Arial" w:eastAsia="Arial" w:hAnsi="Arial"/>
          <w:b/>
          <w:bCs/>
          <w:sz w:val="22"/>
          <w:szCs w:val="22"/>
        </w:rPr>
        <w:t xml:space="preserve">WHEREAS, </w:t>
      </w:r>
      <w:r>
        <w:rPr>
          <w:rFonts w:ascii="Arial" w:cs="Arial" w:eastAsia="Arial" w:hAnsi="Arial"/>
          <w:sz w:val="22"/>
          <w:szCs w:val="22"/>
        </w:rPr>
        <w:t xml:space="preserve">Biolumen is the owner of certain proprietary materials designated MM1 and MM3 and of the technology for incorporating such materials into food products; and</w:t>
      </w:r>
    </w:p>
    <w:p>
      <w:pPr>
        <w:spacing w:after="60" w:before="60"/>
      </w:pPr>
      <w:r>
        <w:t xml:space="preserve"/>
      </w:r>
    </w:p>
    <w:p>
      <w:pPr>
        <w:spacing w:after="100" w:before="100"/>
        <w:jc w:val="both"/>
      </w:pPr>
      <w:r>
        <w:rPr>
          <w:rFonts w:ascii="Arial" w:cs="Arial" w:eastAsia="Arial" w:hAnsi="Arial"/>
          <w:b/>
          <w:bCs/>
          <w:sz w:val="22"/>
          <w:szCs w:val="22"/>
        </w:rPr>
        <w:t xml:space="preserve">WHEREAS, </w:t>
      </w:r>
      <w:r>
        <w:rPr>
          <w:rFonts w:ascii="Arial" w:cs="Arial" w:eastAsia="Arial" w:hAnsi="Arial"/>
          <w:sz w:val="22"/>
          <w:szCs w:val="22"/>
        </w:rPr>
        <w:t xml:space="preserve">Licensee desires to obtain an exclusive license to use MM1, MM3, and the Technology within the Territory and Licensed Field, subject to the terms and conditions of this Agreement; and</w:t>
      </w:r>
    </w:p>
    <w:p>
      <w:pPr>
        <w:spacing w:after="60" w:before="60"/>
      </w:pPr>
      <w:r>
        <w:t xml:space="preserve"/>
      </w:r>
    </w:p>
    <w:p>
      <w:pPr>
        <w:spacing w:after="100" w:before="100"/>
        <w:jc w:val="both"/>
      </w:pPr>
      <w:r>
        <w:rPr>
          <w:rFonts w:ascii="Arial" w:cs="Arial" w:eastAsia="Arial" w:hAnsi="Arial"/>
          <w:b/>
          <w:bCs/>
          <w:sz w:val="22"/>
          <w:szCs w:val="22"/>
        </w:rPr>
        <w:t xml:space="preserve">WHEREAS, </w:t>
      </w:r>
      <w:r>
        <w:rPr>
          <w:rFonts w:ascii="Arial" w:cs="Arial" w:eastAsia="Arial" w:hAnsi="Arial"/>
          <w:sz w:val="22"/>
          <w:szCs w:val="22"/>
        </w:rPr>
        <w:t xml:space="preserve">Biolumen is willing to grant such license and to supply MM1 and MM3 to Licensee on the terms set forth herein.</w:t>
      </w:r>
    </w:p>
    <w:p>
      <w:pPr>
        <w:spacing w:after="60" w:before="60"/>
      </w:pPr>
      <w:r>
        <w:t xml:space="preserve"/>
      </w:r>
    </w:p>
    <w:p>
      <w:pPr>
        <w:spacing w:after="100" w:before="100"/>
        <w:jc w:val="both"/>
      </w:pPr>
      <w:r>
        <w:rPr>
          <w:rFonts w:ascii="Arial" w:cs="Arial" w:eastAsia="Arial" w:hAnsi="Arial"/>
          <w:b/>
          <w:bCs/>
          <w:sz w:val="22"/>
          <w:szCs w:val="22"/>
        </w:rPr>
        <w:t xml:space="preserve">NOW, THEREFORE, </w:t>
      </w:r>
      <w:r>
        <w:rPr>
          <w:rFonts w:ascii="Arial" w:cs="Arial" w:eastAsia="Arial" w:hAnsi="Arial"/>
          <w:sz w:val="22"/>
          <w:szCs w:val="22"/>
        </w:rPr>
        <w:t xml:space="preserve">in consideration of the mutual covenants and agreements contained herein, and for other good and valuable consideration, the receipt and sufficiency of which are hereby acknowledged, the Parties agree as follows:</w:t>
      </w:r>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1 — DEFINITIONS</w:t>
      </w:r>
    </w:p>
    <w:p>
      <w:pPr>
        <w:spacing w:after="100" w:before="100"/>
        <w:jc w:val="both"/>
      </w:pPr>
      <w:r>
        <w:rPr>
          <w:rFonts w:ascii="Arial" w:cs="Arial" w:eastAsia="Arial" w:hAnsi="Arial"/>
          <w:sz w:val="22"/>
          <w:szCs w:val="22"/>
        </w:rPr>
        <w:t xml:space="preserve">As used in this Agreement, the following terms shall have the meanings set forth below:</w:t>
      </w:r>
    </w:p>
    <w:p>
      <w:pPr>
        <w:spacing w:after="60" w:before="60"/>
      </w:pPr>
      <w:r>
        <w:t xml:space="preserve"/>
      </w:r>
    </w:p>
    <w:p>
      <w:pPr>
        <w:spacing w:after="80" w:before="80"/>
        <w:jc w:val="both"/>
      </w:pPr>
      <w:r>
        <w:rPr>
          <w:rFonts w:ascii="Arial" w:cs="Arial" w:eastAsia="Arial" w:hAnsi="Arial"/>
          <w:b/>
          <w:bCs/>
          <w:sz w:val="22"/>
          <w:szCs w:val="22"/>
        </w:rPr>
        <w:t xml:space="preserve">""Agreement""</w:t>
      </w:r>
      <w:r>
        <w:rPr>
          <w:rFonts w:ascii="Arial" w:cs="Arial" w:eastAsia="Arial" w:hAnsi="Arial"/>
          <w:sz w:val="22"/>
          <w:szCs w:val="22"/>
        </w:rPr>
        <w:t xml:space="preserve">  means this Exclusive License and Supply Agreement, together with all Schedules and amendments hereto.</w:t>
      </w:r>
    </w:p>
    <w:p>
      <w:pPr>
        <w:spacing w:after="80" w:before="80"/>
        <w:jc w:val="both"/>
      </w:pPr>
      <w:r>
        <w:rPr>
          <w:rFonts w:ascii="Arial" w:cs="Arial" w:eastAsia="Arial" w:hAnsi="Arial"/>
          <w:b/>
          <w:bCs/>
          <w:sz w:val="22"/>
          <w:szCs w:val="22"/>
        </w:rPr>
        <w:t xml:space="preserve">""Effective Date""</w:t>
      </w:r>
      <w:r>
        <w:rPr>
          <w:rFonts w:ascii="Arial" w:cs="Arial" w:eastAsia="Arial" w:hAnsi="Arial"/>
          <w:sz w:val="22"/>
          <w:szCs w:val="22"/>
        </w:rPr>
        <w:t xml:space="preserve">  means the date on which this Agreement is last signed by an authorized representative of each Party.</w:t>
      </w:r>
    </w:p>
    <w:p>
      <w:pPr>
        <w:spacing w:after="80" w:before="80"/>
        <w:jc w:val="both"/>
      </w:pPr>
      <w:r>
        <w:rPr>
          <w:rFonts w:ascii="Arial" w:cs="Arial" w:eastAsia="Arial" w:hAnsi="Arial"/>
          <w:b/>
          <w:bCs/>
          <w:sz w:val="22"/>
          <w:szCs w:val="22"/>
        </w:rPr>
        <w:t xml:space="preserve">""Licensed Field""</w:t>
      </w:r>
      <w:del w:id="300" w:author="Matchbox 7" w:date="2026-04-29T12:00:00Z">
        <w:r>
          <w:rPr>
            <w:rFonts w:ascii="Arial" w:cs="Arial" w:eastAsia="Arial" w:hAnsi="Arial"/>
            <w:sz w:val="22"/>
            <w:szCs w:val="22"/>
          </w:rPr>
          <w:delText xml:space="preserve">  means the incorporation of MM1 and/or MM3 into food or beverage products intended for human or animal consumption, and the commercialization of such products.</w:delText>
        </w:r>
      </w:del>
      <w:ins w:id="301" w:author="Matchbox 7" w:date="2026-04-29T12:00:00Z">
        <w:r>
          <w:rPr>
            <w:rFonts w:ascii="Arial" w:cs="Arial" w:eastAsia="Arial" w:hAnsi="Arial"/>
            <w:sz w:val="22"/>
            <w:szCs w:val="22"/>
          </w:rPr>
          <w:t xml:space="preserve">  means the incorporation of MM1 and/or MM3 into any product intended for human or animal consumption, including without limitation foods, beverages, dietary supplements (in any format including capsules, gummies, lozenges, tablets, powders, and ready-to-mix), medical foods, and functional ingredients sold as raw materials to third parties for incorporation into the foregoing, and the commercialization of such products, in each case within the Territory.</w:t>
        </w:r>
      </w:ins>
    </w:p>
    <w:p>
      <w:pPr>
        <w:spacing w:after="80" w:before="80"/>
        <w:jc w:val="both"/>
      </w:pPr>
      <w:r>
        <w:rPr>
          <w:rFonts w:ascii="Arial" w:cs="Arial" w:eastAsia="Arial" w:hAnsi="Arial"/>
          <w:b/>
          <w:bCs/>
          <w:sz w:val="22"/>
          <w:szCs w:val="22"/>
        </w:rPr>
        <w:t xml:space="preserve">""MM1""</w:t>
      </w:r>
      <w:r>
        <w:rPr>
          <w:rFonts w:ascii="Arial" w:cs="Arial" w:eastAsia="Arial" w:hAnsi="Arial"/>
          <w:sz w:val="22"/>
          <w:szCs w:val="22"/>
        </w:rPr>
        <w:t xml:space="preserve">  means the proprietary material designated MM1, as manufactured and supplied exclusively by Biolumen, with specifications set forth in Schedule A.</w:t>
      </w:r>
    </w:p>
    <w:p>
      <w:pPr>
        <w:spacing w:after="80" w:before="80"/>
        <w:jc w:val="both"/>
      </w:pPr>
      <w:r>
        <w:rPr>
          <w:rFonts w:ascii="Arial" w:cs="Arial" w:eastAsia="Arial" w:hAnsi="Arial"/>
          <w:b/>
          <w:bCs/>
          <w:sz w:val="22"/>
          <w:szCs w:val="22"/>
        </w:rPr>
        <w:t xml:space="preserve">""MM3""</w:t>
      </w:r>
      <w:r>
        <w:rPr>
          <w:rFonts w:ascii="Arial" w:cs="Arial" w:eastAsia="Arial" w:hAnsi="Arial"/>
          <w:sz w:val="22"/>
          <w:szCs w:val="22"/>
        </w:rPr>
        <w:t xml:space="preserve">  means the proprietary material designated MM3, as manufactured and supplied exclusively by Biolumen, with specifications set forth in Schedule A.</w:t>
      </w:r>
    </w:p>
    <w:p>
      <w:pPr>
        <w:spacing w:after="80" w:before="80"/>
        <w:jc w:val="both"/>
      </w:pPr>
      <w:r>
        <w:rPr>
          <w:rFonts w:ascii="Arial" w:cs="Arial" w:eastAsia="Arial" w:hAnsi="Arial"/>
          <w:b/>
          <w:bCs/>
          <w:sz w:val="22"/>
          <w:szCs w:val="22"/>
        </w:rPr>
        <w:t xml:space="preserve">""Products""</w:t>
      </w:r>
      <w:r>
        <w:rPr>
          <w:rFonts w:ascii="Arial" w:cs="Arial" w:eastAsia="Arial" w:hAnsi="Arial"/>
          <w:sz w:val="22"/>
          <w:szCs w:val="22"/>
        </w:rPr>
        <w:t xml:space="preserve">  means MM1 and MM3, individually and collectively.</w:t>
      </w:r>
    </w:p>
    <w:p>
      <w:pPr>
        <w:spacing w:after="80" w:before="80"/>
        <w:jc w:val="both"/>
      </w:pPr>
      <w:r>
        <w:rPr>
          <w:rFonts w:ascii="Arial" w:cs="Arial" w:eastAsia="Arial" w:hAnsi="Arial"/>
          <w:b/>
          <w:bCs/>
          <w:sz w:val="22"/>
          <w:szCs w:val="22"/>
        </w:rPr>
        <w:t xml:space="preserve">""Technology""</w:t>
      </w:r>
      <w:r>
        <w:rPr>
          <w:rFonts w:ascii="Arial" w:cs="Arial" w:eastAsia="Arial" w:hAnsi="Arial"/>
          <w:sz w:val="22"/>
          <w:szCs w:val="22"/>
        </w:rPr>
        <w:t xml:space="preserve">  means Biolumen's proprietary food incorporation technology relating to the Products, including all associated know-how, processes, formulations, methods, protocols, and technical data, as further described in Schedule B.</w:t>
      </w:r>
    </w:p>
    <w:p>
      <w:pPr>
        <w:spacing w:after="80" w:before="80"/>
        <w:jc w:val="both"/>
      </w:pPr>
      <w:r>
        <w:rPr>
          <w:rFonts w:ascii="Arial" w:cs="Arial" w:eastAsia="Arial" w:hAnsi="Arial"/>
          <w:b/>
          <w:bCs/>
          <w:sz w:val="22"/>
          <w:szCs w:val="22"/>
        </w:rPr>
        <w:t xml:space="preserve">""Territory""</w:t>
      </w:r>
      <w:r>
        <w:rPr>
          <w:rFonts w:ascii="Arial" w:cs="Arial" w:eastAsia="Arial" w:hAnsi="Arial"/>
          <w:sz w:val="22"/>
          <w:szCs w:val="22"/>
        </w:rPr>
        <w:t xml:space="preserve">  means all countries and territories in North America and South America, expressly excluding Chile.</w:t>
      </w:r>
    </w:p>
    <w:p>
      <w:pPr>
        <w:spacing w:after="80" w:before="80"/>
        <w:jc w:val="both"/>
      </w:pPr>
      <w:r>
        <w:rPr>
          <w:rFonts w:ascii="Arial" w:cs="Arial" w:eastAsia="Arial" w:hAnsi="Arial"/>
          <w:b/>
          <w:bCs/>
          <w:sz w:val="22"/>
          <w:szCs w:val="22"/>
        </w:rPr>
        <w:t xml:space="preserve">""Finished Products""</w:t>
      </w:r>
      <w:r>
        <w:rPr>
          <w:rFonts w:ascii="Arial" w:cs="Arial" w:eastAsia="Arial" w:hAnsi="Arial"/>
          <w:sz w:val="22"/>
          <w:szCs w:val="22"/>
        </w:rPr>
        <w:t xml:space="preserve">  means any food or beverage products developed, manufactured, or commercialized by Licensee that incorporate MM1 and/or MM3 using the Technology.</w:t>
      </w:r>
    </w:p>
    <w:p>
      <w:pPr>
        <w:spacing w:after="80" w:before="80"/>
        <w:jc w:val="both"/>
      </w:pPr>
      <w:r>
        <w:rPr>
          <w:rFonts w:ascii="Arial" w:cs="Arial" w:eastAsia="Arial" w:hAnsi="Arial"/>
          <w:b/>
          <w:bCs/>
          <w:sz w:val="22"/>
          <w:szCs w:val="22"/>
        </w:rPr>
        <w:t xml:space="preserve">""Intellectual Property""</w:t>
      </w:r>
      <w:r>
        <w:rPr>
          <w:rFonts w:ascii="Arial" w:cs="Arial" w:eastAsia="Arial" w:hAnsi="Arial"/>
          <w:sz w:val="22"/>
          <w:szCs w:val="22"/>
        </w:rPr>
        <w:t xml:space="preserve">  means all patents, patent applications, trademarks, service marks, trade names, copyrights, trade secrets, know-how, and any other intellectual property rights, whether registered or unregistered.</w:t>
      </w:r>
    </w:p>
    <w:p>
      <w:pPr>
        <w:spacing w:after="80" w:before="80"/>
        <w:jc w:val="both"/>
      </w:pPr>
      <w:r>
        <w:rPr>
          <w:rFonts w:ascii="Arial" w:cs="Arial" w:eastAsia="Arial" w:hAnsi="Arial"/>
          <w:b/>
          <w:bCs/>
          <w:sz w:val="22"/>
          <w:szCs w:val="22"/>
        </w:rPr>
        <w:t xml:space="preserve">""Improvement""</w:t>
      </w:r>
      <w:r>
        <w:rPr>
          <w:rFonts w:ascii="Arial" w:cs="Arial" w:eastAsia="Arial" w:hAnsi="Arial"/>
          <w:sz w:val="22"/>
          <w:szCs w:val="22"/>
        </w:rPr>
        <w:t xml:space="preserve">  means any modification, enhancement, derivative work, or invention relating to the Products or the Technology conceived or developed by or on behalf of Licensee during the Term.</w:t>
      </w:r>
    </w:p>
    <w:p>
      <w:pPr>
        <w:spacing w:after="80" w:before="80"/>
        <w:jc w:val="both"/>
      </w:pPr>
      <w:r>
        <w:rPr>
          <w:rFonts w:ascii="Arial" w:cs="Arial" w:eastAsia="Arial" w:hAnsi="Arial"/>
          <w:b/>
          <w:bCs/>
          <w:sz w:val="22"/>
          <w:szCs w:val="22"/>
        </w:rPr>
        <w:t xml:space="preserve">""Confidential Information""</w:t>
      </w:r>
      <w:r>
        <w:rPr>
          <w:rFonts w:ascii="Arial" w:cs="Arial" w:eastAsia="Arial" w:hAnsi="Arial"/>
          <w:sz w:val="22"/>
          <w:szCs w:val="22"/>
        </w:rPr>
        <w:t xml:space="preserve">  has the meaning ascribed to it in Article 10.</w:t>
      </w:r>
    </w:p>
    <w:p>
      <w:pPr>
        <w:spacing w:after="80" w:before="80"/>
        <w:jc w:val="both"/>
      </w:pPr>
      <w:r>
        <w:rPr>
          <w:rFonts w:ascii="Arial" w:cs="Arial" w:eastAsia="Arial" w:hAnsi="Arial"/>
          <w:b/>
          <w:bCs/>
          <w:sz w:val="22"/>
          <w:szCs w:val="22"/>
        </w:rPr>
        <w:t xml:space="preserve">""Supply Schedule""</w:t>
      </w:r>
      <w:r>
        <w:rPr>
          <w:rFonts w:ascii="Arial" w:cs="Arial" w:eastAsia="Arial" w:hAnsi="Arial"/>
          <w:sz w:val="22"/>
          <w:szCs w:val="22"/>
        </w:rPr>
        <w:t xml:space="preserve">  means Schedule C to this Agreement, setting out pricing, minimum order quantities, lead times, and delivery terms for the Products.</w:t>
      </w:r>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2 — GRANT OF LICENSE</w:t>
      </w:r>
    </w:p>
    <w:p>
      <w:pPr>
        <w:pStyle w:val="Heading2"/>
        <w:spacing w:after="100" w:before="240"/>
      </w:pPr>
      <w:r>
        <w:rPr>
          <w:rFonts w:ascii="Arial" w:cs="Arial" w:eastAsia="Arial" w:hAnsi="Arial"/>
          <w:b/>
          <w:bCs/>
          <w:sz w:val="24"/>
          <w:szCs w:val="24"/>
        </w:rPr>
        <w:t xml:space="preserve">2.1  Exclusive License Grant</w:t>
      </w:r>
    </w:p>
    <w:p>
      <w:pPr>
        <w:spacing w:after="100" w:before="100"/>
        <w:jc w:val="both"/>
      </w:pPr>
      <w:r>
        <w:rPr>
          <w:rFonts w:ascii="Arial" w:cs="Arial" w:eastAsia="Arial" w:hAnsi="Arial"/>
          <w:sz w:val="22"/>
          <w:szCs w:val="22"/>
        </w:rPr>
        <w:t xml:space="preserve">Subject to the terms and conditions of this Agreement, Biolumen hereby grants to Licensee an </w:t>
      </w:r>
      <w:del w:id="800" w:author="Matchbox 7" w:date="2026-04-29T12:00:00Z">
        <w:r>
          <w:rPr>
            <w:rFonts w:ascii="Arial" w:cs="Arial" w:eastAsia="Arial" w:hAnsi="Arial"/>
            <w:sz w:val="22"/>
            <w:szCs w:val="22"/>
          </w:rPr>
          <w:delText xml:space="preserve">exclusive, non-transferable, non-sublicensable (except as provided in Section 2.4) license to use the Products and the Technology solely:</w:delText>
        </w:r>
      </w:del>
      <w:ins w:id="801" w:author="Matchbox 7" w:date="2026-04-29T12:00:00Z">
        <w:r>
          <w:rPr>
            <w:rFonts w:ascii="Arial" w:cs="Arial" w:eastAsia="Arial" w:hAnsi="Arial"/>
            <w:sz w:val="22"/>
            <w:szCs w:val="22"/>
          </w:rPr>
          <w:t xml:space="preserve">exclusive, royalty-free, fully-paid, transferable (in accordance with §11.5) and sublicensable (in accordance with §2.4) license to use the Products and the Technology:</w:t>
        </w:r>
      </w:ins>
    </w:p>
    <w:p>
      <w:pPr>
        <w:pStyle w:val="ListParagraph"/>
        <w:numPr>
          <w:ilvl w:val="0"/>
          <w:numId w:val="2"/>
        </w:numPr>
        <w:spacing w:after="80" w:before="80"/>
      </w:pPr>
      <w:r>
        <w:rPr>
          <w:rFonts w:ascii="Arial" w:cs="Arial" w:eastAsia="Arial" w:hAnsi="Arial"/>
          <w:sz w:val="22"/>
          <w:szCs w:val="22"/>
        </w:rPr>
        <w:t xml:space="preserve">within the Licensed Field; and</w:t>
      </w:r>
    </w:p>
    <w:p>
      <w:pPr>
        <w:pStyle w:val="ListParagraph"/>
        <w:numPr>
          <w:ilvl w:val="0"/>
          <w:numId w:val="2"/>
        </w:numPr>
        <w:spacing w:after="80" w:before="80"/>
      </w:pPr>
      <w:r>
        <w:rPr>
          <w:rFonts w:ascii="Arial" w:cs="Arial" w:eastAsia="Arial" w:hAnsi="Arial"/>
          <w:sz w:val="22"/>
          <w:szCs w:val="22"/>
        </w:rPr>
        <w:t xml:space="preserve">within the Territory.</w:t>
      </w:r>
    </w:p>
    <w:p>
      <w:pPr>
        <w:spacing w:after="60" w:before="60"/>
      </w:pPr>
      <w:r>
        <w:t xml:space="preserve"/>
      </w:r>
    </w:p>
    <w:p>
      <w:pPr>
        <w:spacing w:after="100" w:before="100"/>
        <w:jc w:val="both"/>
      </w:pPr>
      <w:r>
        <w:rPr>
          <w:rFonts w:ascii="Arial" w:cs="Arial" w:eastAsia="Arial" w:hAnsi="Arial"/>
          <w:sz w:val="22"/>
          <w:szCs w:val="22"/>
        </w:rPr>
        <w:t xml:space="preserve">During the Term of this Agreement, Biolumen shall not grant any third party the right to use MM1 or MM3, or the Technology, for the same purpose within the Territory.</w:t>
      </w:r>
    </w:p>
    <w:p>
      <w:pPr>
        <w:pStyle w:val="Heading2"/>
        <w:spacing w:after="100" w:before="240"/>
      </w:pPr>
      <w:r>
        <w:rPr>
          <w:rFonts w:ascii="Arial" w:cs="Arial" w:eastAsia="Arial" w:hAnsi="Arial"/>
          <w:b/>
          <w:bCs/>
          <w:sz w:val="24"/>
          <w:szCs w:val="24"/>
        </w:rPr>
        <w:t xml:space="preserve">2.2  Retained Rights</w:t>
      </w:r>
    </w:p>
    <w:p>
      <w:pPr>
        <w:spacing w:after="100" w:before="100"/>
        <w:jc w:val="both"/>
      </w:pPr>
      <w:r>
        <w:rPr>
          <w:rFonts w:ascii="Arial" w:cs="Arial" w:eastAsia="Arial" w:hAnsi="Arial"/>
          <w:sz w:val="22"/>
          <w:szCs w:val="22"/>
        </w:rPr>
        <w:t xml:space="preserve">Biolumen retains all rights not expressly granted in this Agreement, including without limitation:</w:t>
      </w:r>
    </w:p>
    <w:p>
      <w:pPr>
        <w:pStyle w:val="ListParagraph"/>
        <w:numPr>
          <w:ilvl w:val="0"/>
          <w:numId w:val="2"/>
        </w:numPr>
        <w:spacing w:after="80" w:before="80"/>
      </w:pPr>
      <w:r>
        <w:rPr>
          <w:rFonts w:ascii="Arial" w:cs="Arial" w:eastAsia="Arial" w:hAnsi="Arial"/>
          <w:sz w:val="22"/>
          <w:szCs w:val="22"/>
        </w:rPr>
        <w:t xml:space="preserve">full freedom to exploit MM1, MM3, and the Technology anywhere in Chile, regardless of the Licensed Field;</w:t>
      </w:r>
    </w:p>
    <w:p>
      <w:pPr>
        <w:pStyle w:val="ListParagraph"/>
        <w:numPr>
          <w:ilvl w:val="0"/>
          <w:numId w:val="2"/>
        </w:numPr>
        <w:spacing w:after="80" w:before="80"/>
      </w:pPr>
      <w:r>
        <w:rPr>
          <w:rFonts w:ascii="Arial" w:cs="Arial" w:eastAsia="Arial" w:hAnsi="Arial"/>
          <w:sz w:val="22"/>
          <w:szCs w:val="22"/>
        </w:rPr>
        <w:t xml:space="preserve">full freedom to exploit MM1, MM3, and the Technology anywhere outside the Territory;</w:t>
      </w:r>
    </w:p>
    <w:p>
      <w:pPr>
        <w:pStyle w:val="ListParagraph"/>
        <w:numPr>
          <w:ilvl w:val="0"/>
          <w:numId w:val="2"/>
        </w:numPr>
        <w:spacing w:after="80" w:before="80"/>
      </w:pPr>
      <w:r>
        <w:rPr>
          <w:rFonts w:ascii="Arial" w:cs="Arial" w:eastAsia="Arial" w:hAnsi="Arial"/>
          <w:sz w:val="22"/>
          <w:szCs w:val="22"/>
        </w:rPr>
        <w:t xml:space="preserve">full ownership of all Intellectual Property in the Products and the Technology; and</w:t>
      </w:r>
    </w:p>
    <w:p>
      <w:pPr>
        <w:pStyle w:val="ListParagraph"/>
        <w:numPr>
          <w:ilvl w:val="0"/>
          <w:numId w:val="2"/>
        </w:numPr>
        <w:spacing w:after="80" w:before="80"/>
      </w:pPr>
      <w:r>
        <w:rPr>
          <w:rFonts w:ascii="Arial" w:cs="Arial" w:eastAsia="Arial" w:hAnsi="Arial"/>
          <w:sz w:val="22"/>
          <w:szCs w:val="22"/>
        </w:rPr>
        <w:t xml:space="preserve">the right to continue its own research and development activities in respect of the Products and the Technology.</w:t>
      </w:r>
    </w:p>
    <w:p>
      <w:pPr>
        <w:pStyle w:val="Heading2"/>
        <w:spacing w:after="100" w:before="240"/>
      </w:pPr>
      <w:r>
        <w:rPr>
          <w:rFonts w:ascii="Arial" w:cs="Arial" w:eastAsia="Arial" w:hAnsi="Arial"/>
          <w:b/>
          <w:bCs/>
          <w:sz w:val="24"/>
          <w:szCs w:val="24"/>
        </w:rPr>
        <w:t xml:space="preserve">2.3  License Scope</w:t>
      </w:r>
    </w:p>
    <w:p>
      <w:pPr>
        <w:spacing w:after="100" w:before="100"/>
        <w:jc w:val="both"/>
      </w:pPr>
      <w:r>
        <w:rPr>
          <w:rFonts w:ascii="Arial" w:cs="Arial" w:eastAsia="Arial" w:hAnsi="Arial"/>
          <w:sz w:val="22"/>
          <w:szCs w:val="22"/>
        </w:rPr>
        <w:t xml:space="preserve">The license granted under Section 2.1 is a right of use only. It does not constitute an assignment, transfer, or conveyance of any Intellectual Property. Licensee acquires no ownership interest in MM1, MM3, the Technology, or any associated Intellectual Property.</w:t>
      </w:r>
    </w:p>
    <w:p>
      <w:pPr>
        <w:pStyle w:val="Heading2"/>
        <w:spacing w:after="100" w:before="240"/>
      </w:pPr>
      <w:r>
        <w:rPr>
          <w:rFonts w:ascii="Arial" w:cs="Arial" w:eastAsia="Arial" w:hAnsi="Arial"/>
          <w:b/>
          <w:bCs/>
          <w:sz w:val="24"/>
          <w:szCs w:val="24"/>
        </w:rPr>
        <w:t xml:space="preserve">2.4  Sublicensing</w:t>
      </w:r>
    </w:p>
    <w:p>
      <w:pPr>
        <w:spacing w:after="100" w:before="100"/>
        <w:jc w:val="both"/>
      </w:pPr>
      <w:del w:id="202" w:author="Matchbox 7" w:date="2026-04-29T12:00:00Z">
        <w:r>
          <w:rPr>
            <w:rFonts w:ascii="Arial" w:cs="Arial" w:eastAsia="Arial" w:hAnsi="Arial"/>
            <w:sz w:val="22"/>
            <w:szCs w:val="22"/>
          </w:rPr>
          <w:delText xml:space="preserve">Licensee may not sublicense the rights granted under this Agreement without Biolumen's prior written consent, which may be withheld in Biolumen's sole discretion. Any permitted sublicense shall: (i) be in writing; (ii) be consistent with the terms of this Agreement; (iii) name Biolumen as a third-party beneficiary; and (iv) terminate automatically upon termination or expiry of this Agreement.</w:delText>
        </w:r>
      </w:del>
      <w:ins w:id="203" w:author="Matchbox 7" w:date="2026-04-29T12:00:00Z">
        <w:r>
          <w:rPr>
            <w:rFonts w:ascii="Arial" w:cs="Arial" w:eastAsia="Arial" w:hAnsi="Arial"/>
            <w:sz w:val="22"/>
            <w:szCs w:val="22"/>
          </w:rPr>
          <w:t xml:space="preserve">Licensee may sublicense the rights granted under this Agreement: (i) to Affiliates of Licensee without consent or notice; (ii) to co-manufacturers, co-packers, formulators, contract laboratories, and logistics providers acting on Licensee’s behalf in furtherance of the Licensed Field, without consent but with notice to Biolumen; (iii) to private-label, white-label, and contract-manufacturing customers in the ordinary course, without consent but with notice; and (iv) to third-party B2B ingredient customers within the Licensed Field and Territory, subject to Biolumen’s prior written consent, which shall not be unreasonably withheld, conditioned, or delayed, and which shall be deemed given if Biolumen does not respond within twenty (20) business days of receipt of a sublicense notice. Notwithstanding the foregoing, Licensee may not sublicense to a Direct Competitor of Biolumen, defined in Schedule E. Any permitted sublicense shall: (i) be in writing; (ii) be consistent with the terms of this Agreement; and (iii) terminate automatically upon termination or expiry of this Agreement except as preserved under §8.4.</w:t>
        </w:r>
      </w:ins>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3 — SUPPLY OBLIGATIONS</w:t>
      </w:r>
    </w:p>
    <w:p>
      <w:pPr>
        <w:pStyle w:val="Heading2"/>
        <w:spacing w:after="100" w:before="240"/>
      </w:pPr>
      <w:r>
        <w:rPr>
          <w:rFonts w:ascii="Arial" w:cs="Arial" w:eastAsia="Arial" w:hAnsi="Arial"/>
          <w:b/>
          <w:bCs/>
          <w:sz w:val="24"/>
          <w:szCs w:val="24"/>
        </w:rPr>
        <w:t xml:space="preserve">3.1  Exclusive Supply</w:t>
      </w:r>
    </w:p>
    <w:p>
      <w:pPr>
        <w:spacing w:after="100" w:before="100"/>
        <w:jc w:val="both"/>
      </w:pPr>
      <w:r>
        <w:rPr>
          <w:rFonts w:ascii="Arial" w:cs="Arial" w:eastAsia="Arial" w:hAnsi="Arial"/>
          <w:sz w:val="22"/>
          <w:szCs w:val="22"/>
        </w:rPr>
        <w:t xml:space="preserve">Biolumen shall be the sole and exclusive supplier of MM1 and MM3 to Licensee for all purposes under this Agreement. Licensee shall source all quantities of MM1 and MM3 required for its activities under this Agreement exclusively from Biolumen.</w:t>
      </w:r>
    </w:p>
    <w:p>
      <w:pPr>
        <w:pStyle w:val="Heading2"/>
        <w:spacing w:after="100" w:before="240"/>
      </w:pPr>
      <w:r>
        <w:rPr>
          <w:rFonts w:ascii="Arial" w:cs="Arial" w:eastAsia="Arial" w:hAnsi="Arial"/>
          <w:b/>
          <w:bCs/>
          <w:sz w:val="24"/>
          <w:szCs w:val="24"/>
        </w:rPr>
        <w:t xml:space="preserve">3.2  Supply Terms</w:t>
      </w:r>
    </w:p>
    <w:p>
      <w:pPr>
        <w:spacing w:after="100" w:before="100"/>
        <w:jc w:val="both"/>
      </w:pPr>
      <w:r>
        <w:rPr>
          <w:rFonts w:ascii="Arial" w:cs="Arial" w:eastAsia="Arial" w:hAnsi="Arial"/>
          <w:sz w:val="22"/>
          <w:szCs w:val="22"/>
        </w:rPr>
        <w:t xml:space="preserve">The pricing, minimum order quantities, lead times, packaging specifications, and delivery terms for MM1 and MM3 are set forth in the Supply Schedule (Schedule C). The Supply Schedule may be updated from time to time by mutual written agreement of the Parties.</w:t>
      </w:r>
    </w:p>
    <w:p>
      <w:pPr>
        <w:pStyle w:val="Heading2"/>
        <w:spacing w:after="100" w:before="240"/>
      </w:pPr>
      <w:r>
        <w:rPr>
          <w:rFonts w:ascii="Arial" w:cs="Arial" w:eastAsia="Arial" w:hAnsi="Arial"/>
          <w:b/>
          <w:bCs/>
          <w:sz w:val="24"/>
          <w:szCs w:val="24"/>
        </w:rPr>
        <w:t xml:space="preserve">3.3  Capacity</w:t>
      </w:r>
    </w:p>
    <w:p>
      <w:pPr>
        <w:spacing w:after="100" w:before="100"/>
        <w:jc w:val="both"/>
      </w:pPr>
      <w:r>
        <w:rPr>
          <w:rFonts w:ascii="Arial" w:cs="Arial" w:eastAsia="Arial" w:hAnsi="Arial"/>
          <w:sz w:val="22"/>
          <w:szCs w:val="22"/>
        </w:rPr>
        <w:t xml:space="preserve">Biolumen shall use commercially reasonable efforts to maintain production capacity sufficient to meet Licensee's reasonably forecasted demand for the Products. Licensee shall provide Biolumen with rolling twelve (12)-month demand forecasts on a quarterly basis.</w:t>
      </w:r>
    </w:p>
    <w:p>
      <w:pPr>
        <w:pStyle w:val="Heading2"/>
        <w:spacing w:after="100" w:before="240"/>
      </w:pPr>
      <w:r>
        <w:rPr>
          <w:rFonts w:ascii="Arial" w:cs="Arial" w:eastAsia="Arial" w:hAnsi="Arial"/>
          <w:b/>
          <w:bCs/>
          <w:sz w:val="24"/>
          <w:szCs w:val="24"/>
        </w:rPr>
        <w:t xml:space="preserve">3.4  Technology Transfer</w:t>
      </w:r>
    </w:p>
    <w:p>
      <w:pPr>
        <w:spacing w:after="100" w:before="100"/>
        <w:jc w:val="both"/>
      </w:pPr>
      <w:r>
        <w:rPr>
          <w:rFonts w:ascii="Arial" w:cs="Arial" w:eastAsia="Arial" w:hAnsi="Arial"/>
          <w:sz w:val="22"/>
          <w:szCs w:val="22"/>
        </w:rPr>
        <w:t xml:space="preserve">Biolumen shall provide Licensee with the Technology in the form described in Schedule B, which may include: (i) technical documentation and formulation guidelines; (ii) initial training and on-site technical support; and (iii) ongoing technical assistance as agreed between the Parties. All technology transfer activities shall be at the cost of [Licensee / Biolumen — to be agreed].</w:t>
      </w:r>
    </w:p>
    <w:p>
      <w:pPr>
        <w:pStyle w:val="Heading2"/>
        <w:spacing w:after="100" w:before="240"/>
      </w:pPr>
      <w:r>
        <w:rPr>
          <w:rFonts w:ascii="Arial" w:cs="Arial" w:eastAsia="Arial" w:hAnsi="Arial"/>
          <w:b/>
          <w:bCs/>
          <w:sz w:val="24"/>
          <w:szCs w:val="24"/>
        </w:rPr>
        <w:t xml:space="preserve">3.5  Quality Standards</w:t>
      </w:r>
    </w:p>
    <w:p>
      <w:pPr>
        <w:spacing w:after="100" w:before="100"/>
        <w:jc w:val="both"/>
      </w:pPr>
      <w:del w:id="204" w:author="Matchbox 7" w:date="2026-04-29T12:00:00Z">
        <w:r>
          <w:rPr>
            <w:rFonts w:ascii="Arial" w:cs="Arial" w:eastAsia="Arial" w:hAnsi="Arial"/>
            <w:sz w:val="22"/>
            <w:szCs w:val="22"/>
          </w:rPr>
          <w:delText xml:space="preserve">Biolumen shall supply the Products in conformance with the specifications set out in Schedule A. Biolumen warrants that all Products supplied under this Agreement shall be of merchantable quality and free from material defects. Licensee shall inspect Products upon delivery and notify Biolumen in writing of any non-conformance within fifteen (15) business days of receipt.</w:delText>
        </w:r>
      </w:del>
      <w:ins w:id="205" w:author="Matchbox 7" w:date="2026-04-29T12:00:00Z">
        <w:r>
          <w:rPr>
            <w:rFonts w:ascii="Arial" w:cs="Arial" w:eastAsia="Arial" w:hAnsi="Arial"/>
            <w:sz w:val="22"/>
            <w:szCs w:val="22"/>
          </w:rPr>
          <w:t xml:space="preserve">Biolumen shall supply the Products in conformance with the specifications set out in Schedule A and in compliance with applicable cGMP, FDA, USDA, and food-safety regulations. Biolumen warrants that all Products supplied under this Agreement shall be of merchantable quality, fit for human or animal consumption as applicable, free from material defects, contamination, adulteration, and undisclosed allergens, and accompanied by a valid Certificate of Analysis. Licensee shall notify Biolumen in writing of (a) patent (visible) non-conformance within fifteen (15) business days of receipt, and (b) latent (non-visible) defects within thirty (30) days after Licensee discovers or reasonably should have discovered the defect, but in no event later than the earlier of (i) the expiration date of any Finished Product manufactured using the affected lot or (ii) eighteen (18) months from delivery.</w:t>
        </w:r>
      </w:ins>
    </w:p>
    <w:p>
      <w:pPr>
        <w:pStyle w:val="Heading2"/>
        <w:spacing w:after="100" w:before="240"/>
        <w:rPr>
          <w:ins w:id="400" w:author="Matchbox 7" w:date="2026-04-29T12:00:00Z"/>
        </w:rPr>
      </w:pPr>
      <w:ins w:id="401" w:author="Matchbox 7" w:date="2026-04-29T12:00:00Z">
        <w:r>
          <w:rPr>
            <w:rFonts w:ascii="Arial" w:cs="Arial" w:eastAsia="Arial" w:hAnsi="Arial"/>
            <w:b/>
            <w:bCs/>
            <w:sz w:val="24"/>
            <w:szCs w:val="24"/>
          </w:rPr>
          <w:t xml:space="preserve">3.6  Pricing Protections</w:t>
        </w:r>
      </w:ins>
    </w:p>
    <w:p>
      <w:pPr>
        <w:spacing w:after="100" w:before="100"/>
        <w:jc w:val="both"/>
        <w:rPr>
          <w:ins w:id="402" w:author="Matchbox 7" w:date="2026-04-29T12:00:00Z"/>
        </w:rPr>
      </w:pPr>
      <w:ins w:id="403" w:author="Matchbox 7" w:date="2026-04-29T12:00:00Z">
        <w:r>
          <w:rPr>
            <w:rFonts w:ascii="Arial" w:cs="Arial" w:eastAsia="Arial" w:hAnsi="Arial"/>
            <w:sz w:val="22"/>
            <w:szCs w:val="22"/>
          </w:rPr>
          <w:t xml:space="preserve">Notwithstanding §3.2, Biolumen agrees that: (a) initial pricing is set forth in Schedule C and shall apply for the first thirty-six (36) months of the Term; (b) annual price adjustments thereafter shall not exceed the lesser of (i) the percentage increase in the U.S. Producer Price Index for Industrial Chemicals over the prior twelve (12) months, or (ii) five percent (5%); (c) Most-Favored-Customer pricing — Licensee shall receive pricing no less favorable than that offered to any other customer purchasing comparable volumes of MM1 or MM3 anywhere in the world, with annual compliance certification by Biolumen; (d) cost transparency — upon request not more than twice per calendar year, Biolumen shall disclose the build-up of unit cost (raw materials, labor, overhead, margin) on a confidential basis to a mutually agreed independent auditor; and (e) pricing disputes shall be resolved by expedited arbitration under §11.2, with the arbitrator empowered to set commercially reasonable pricing as an interim remedy.</w:t>
        </w:r>
      </w:ins>
    </w:p>
    <w:p>
      <w:pPr>
        <w:pStyle w:val="Heading2"/>
        <w:spacing w:after="100" w:before="240"/>
        <w:rPr>
          <w:ins w:id="404" w:author="Matchbox 7" w:date="2026-04-29T12:00:00Z"/>
        </w:rPr>
      </w:pPr>
      <w:ins w:id="405" w:author="Matchbox 7" w:date="2026-04-29T12:00:00Z">
        <w:r>
          <w:rPr>
            <w:rFonts w:ascii="Arial" w:cs="Arial" w:eastAsia="Arial" w:hAnsi="Arial"/>
            <w:b/>
            <w:bCs/>
            <w:sz w:val="24"/>
            <w:szCs w:val="24"/>
          </w:rPr>
          <w:t xml:space="preserve">3.7  Supply Failure &amp; Step-In Rights</w:t>
        </w:r>
      </w:ins>
    </w:p>
    <w:p>
      <w:pPr>
        <w:spacing w:after="100" w:before="100"/>
        <w:jc w:val="both"/>
        <w:rPr>
          <w:ins w:id="406" w:author="Matchbox 7" w:date="2026-04-29T12:00:00Z"/>
        </w:rPr>
      </w:pPr>
      <w:ins w:id="407" w:author="Matchbox 7" w:date="2026-04-29T12:00:00Z">
        <w:r>
          <w:rPr>
            <w:rFonts w:ascii="Arial" w:cs="Arial" w:eastAsia="Arial" w:hAnsi="Arial"/>
            <w:sz w:val="22"/>
            <w:szCs w:val="22"/>
          </w:rPr>
          <w:t xml:space="preserve">If Biolumen fails to supply Licensee with conforming Products meeting Licensee’s reasonably forecasted demand for any continuous period of sixty (60) days, or if Biolumen suffers an Insolvency Event (as defined in §8.2 applied mutatis mutandis), Licensee shall have the immediate right (the “Step-In Right”): (a) to manufacture or have manufactured MM1 and MM3 itself or through a third party of its choosing, using the Technology; (b) to access the technical, manufacturing, and formulation documentation held in escrow pursuant to §3.8; and (c) during the period of Step-In, Biolumen’s exclusive supply right under §3.1 is suspended and Licensee’s exclusive license remains in effect. The Step-In Right shall remain available until Biolumen has demonstrated, for ninety (90) consecutive days, the ability to resume conforming supply at agreed pricing and capacity.</w:t>
        </w:r>
      </w:ins>
    </w:p>
    <w:p>
      <w:pPr>
        <w:pStyle w:val="Heading2"/>
        <w:spacing w:after="100" w:before="240"/>
        <w:rPr>
          <w:ins w:id="408" w:author="Matchbox 7" w:date="2026-04-29T12:00:00Z"/>
        </w:rPr>
      </w:pPr>
      <w:ins w:id="409" w:author="Matchbox 7" w:date="2026-04-29T12:00:00Z">
        <w:r>
          <w:rPr>
            <w:rFonts w:ascii="Arial" w:cs="Arial" w:eastAsia="Arial" w:hAnsi="Arial"/>
            <w:b/>
            <w:bCs/>
            <w:sz w:val="24"/>
            <w:szCs w:val="24"/>
          </w:rPr>
          <w:t xml:space="preserve">3.8  Technology Escrow</w:t>
        </w:r>
      </w:ins>
    </w:p>
    <w:p>
      <w:pPr>
        <w:spacing w:after="100" w:before="100"/>
        <w:jc w:val="both"/>
        <w:rPr>
          <w:ins w:id="410" w:author="Matchbox 7" w:date="2026-04-29T12:00:00Z"/>
        </w:rPr>
      </w:pPr>
      <w:ins w:id="411" w:author="Matchbox 7" w:date="2026-04-29T12:00:00Z">
        <w:r>
          <w:rPr>
            <w:rFonts w:ascii="Arial" w:cs="Arial" w:eastAsia="Arial" w:hAnsi="Arial"/>
            <w:sz w:val="22"/>
            <w:szCs w:val="22"/>
          </w:rPr>
          <w:t xml:space="preserve">Within ninety (90) days of the Effective Date, Biolumen shall deposit complete manufacturing documentation for MM1 and MM3 — including specifications, processes, raw material sources, supplier contacts, equipment requirements, and quality protocols — with a mutually agreed independent escrow agent. Release conditions: Biolumen Insolvency Event, supply failure exceeding sixty (60) continuous days, material breach by Biolumen of §3.5 (quality), or Biolumen’s permanent cessation of MM1/MM3 manufacturing. Upon any release condition, Licensee shall have a perpetual, royalty-free license to use the escrowed materials to manufacture MM1 and MM3 for use within the Licensed Field and Territory.</w:t>
        </w:r>
      </w:ins>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4 — LICENSEE OBLIGATIONS</w:t>
      </w:r>
    </w:p>
    <w:p>
      <w:pPr>
        <w:pStyle w:val="Heading2"/>
        <w:spacing w:after="100" w:before="240"/>
      </w:pPr>
      <w:r>
        <w:rPr>
          <w:rFonts w:ascii="Arial" w:cs="Arial" w:eastAsia="Arial" w:hAnsi="Arial"/>
          <w:b/>
          <w:bCs/>
          <w:sz w:val="24"/>
          <w:szCs w:val="24"/>
        </w:rPr>
        <w:t xml:space="preserve">4.1  Use Restrictions</w:t>
      </w:r>
    </w:p>
    <w:p>
      <w:pPr>
        <w:spacing w:after="100" w:before="100"/>
        <w:jc w:val="both"/>
      </w:pPr>
      <w:r>
        <w:rPr>
          <w:rFonts w:ascii="Arial" w:cs="Arial" w:eastAsia="Arial" w:hAnsi="Arial"/>
          <w:sz w:val="22"/>
          <w:szCs w:val="22"/>
        </w:rPr>
        <w:t xml:space="preserve">Licensee shall:</w:t>
      </w:r>
    </w:p>
    <w:p>
      <w:pPr>
        <w:pStyle w:val="ListParagraph"/>
        <w:numPr>
          <w:ilvl w:val="0"/>
          <w:numId w:val="2"/>
        </w:numPr>
        <w:spacing w:after="80" w:before="80"/>
      </w:pPr>
      <w:r>
        <w:rPr>
          <w:rFonts w:ascii="Arial" w:cs="Arial" w:eastAsia="Arial" w:hAnsi="Arial"/>
          <w:sz w:val="22"/>
          <w:szCs w:val="22"/>
        </w:rPr>
        <w:t xml:space="preserve">use the Products and the Technology solely within the Licensed Field and the Territory;</w:t>
      </w:r>
    </w:p>
    <w:p>
      <w:pPr>
        <w:pStyle w:val="ListParagraph"/>
        <w:numPr>
          <w:ilvl w:val="0"/>
          <w:numId w:val="2"/>
        </w:numPr>
        <w:spacing w:after="80" w:before="80"/>
      </w:pPr>
      <w:r>
        <w:rPr>
          <w:rFonts w:ascii="Arial" w:cs="Arial" w:eastAsia="Arial" w:hAnsi="Arial"/>
          <w:sz w:val="22"/>
          <w:szCs w:val="22"/>
        </w:rPr>
        <w:t xml:space="preserve">not use the Products for any purpose outside the Licensed Field without Biolumen's prior written consent;</w:t>
      </w:r>
    </w:p>
    <w:p>
      <w:pPr>
        <w:pStyle w:val="ListParagraph"/>
        <w:numPr>
          <w:ilvl w:val="0"/>
          <w:numId w:val="2"/>
        </w:numPr>
        <w:spacing w:after="80" w:before="80"/>
      </w:pPr>
      <w:r>
        <w:rPr>
          <w:rFonts w:ascii="Arial" w:cs="Arial" w:eastAsia="Arial" w:hAnsi="Arial"/>
          <w:sz w:val="22"/>
          <w:szCs w:val="22"/>
        </w:rPr>
        <w:t xml:space="preserve">not sell, distribute, or otherwise exploit any Finished Products outside the Territory; and</w:t>
      </w:r>
    </w:p>
    <w:p>
      <w:pPr>
        <w:pStyle w:val="ListParagraph"/>
        <w:numPr>
          <w:ilvl w:val="0"/>
          <w:numId w:val="2"/>
        </w:numPr>
        <w:spacing w:after="80" w:before="80"/>
      </w:pPr>
      <w:r>
        <w:rPr>
          <w:rFonts w:ascii="Arial" w:cs="Arial" w:eastAsia="Arial" w:hAnsi="Arial"/>
          <w:sz w:val="22"/>
          <w:szCs w:val="22"/>
        </w:rPr>
        <w:t xml:space="preserve">comply with all applicable laws and regulations in the development, manufacture, marketing, and distribution of Finished Products.</w:t>
      </w:r>
    </w:p>
    <w:p>
      <w:pPr>
        <w:pStyle w:val="Heading2"/>
        <w:spacing w:after="100" w:before="240"/>
      </w:pPr>
      <w:r>
        <w:rPr>
          <w:rFonts w:ascii="Arial" w:cs="Arial" w:eastAsia="Arial" w:hAnsi="Arial"/>
          <w:b/>
          <w:bCs/>
          <w:sz w:val="24"/>
          <w:szCs w:val="24"/>
        </w:rPr>
        <w:t xml:space="preserve">4.2  Exclusivity Obligations</w:t>
      </w:r>
    </w:p>
    <w:p>
      <w:pPr>
        <w:spacing w:after="100" w:before="100"/>
        <w:jc w:val="both"/>
      </w:pPr>
      <w:r>
        <w:rPr>
          <w:rFonts w:ascii="Arial" w:cs="Arial" w:eastAsia="Arial" w:hAnsi="Arial"/>
          <w:sz w:val="22"/>
          <w:szCs w:val="22"/>
        </w:rPr>
        <w:t xml:space="preserve">For so long as the license granted under Section 2.1 remains exclusive, Licensee shall source all MM1 and MM3 used in any products falling within the Licensed Field exclusively from Biolumen, and shall not use, incorporate, or commercialize within the Territory any product that is a substitute for or competitive with MM1 or MM3 without Biolumen's prior written consent.</w:t>
      </w:r>
    </w:p>
    <w:p>
      <w:pPr>
        <w:pStyle w:val="Heading2"/>
        <w:spacing w:after="100" w:before="240"/>
      </w:pPr>
      <w:r>
        <w:rPr>
          <w:rFonts w:ascii="Arial" w:cs="Arial" w:eastAsia="Arial" w:hAnsi="Arial"/>
          <w:b/>
          <w:bCs/>
          <w:sz w:val="24"/>
          <w:szCs w:val="24"/>
        </w:rPr>
        <w:t xml:space="preserve">4.3  Commercialization Obligations</w:t>
      </w:r>
    </w:p>
    <w:p>
      <w:pPr>
        <w:spacing w:after="100" w:before="100"/>
        <w:jc w:val="both"/>
      </w:pPr>
      <w:r>
        <w:rPr>
          <w:rFonts w:ascii="Arial" w:cs="Arial" w:eastAsia="Arial" w:hAnsi="Arial"/>
          <w:sz w:val="22"/>
          <w:szCs w:val="22"/>
        </w:rPr>
        <w:t xml:space="preserve">Licensee shall use commercially reasonable efforts to:</w:t>
      </w:r>
    </w:p>
    <w:p>
      <w:pPr>
        <w:pStyle w:val="ListParagraph"/>
        <w:numPr>
          <w:ilvl w:val="0"/>
          <w:numId w:val="2"/>
        </w:numPr>
        <w:spacing w:after="80" w:before="80"/>
      </w:pPr>
      <w:r>
        <w:rPr>
          <w:rFonts w:ascii="Arial" w:cs="Arial" w:eastAsia="Arial" w:hAnsi="Arial"/>
          <w:sz w:val="22"/>
          <w:szCs w:val="22"/>
        </w:rPr>
        <w:t xml:space="preserve">develop, launch, and actively market Finished Products within the Territory;</w:t>
      </w:r>
    </w:p>
    <w:p>
      <w:pPr>
        <w:pStyle w:val="ListParagraph"/>
        <w:numPr>
          <w:ilvl w:val="0"/>
          <w:numId w:val="2"/>
        </w:numPr>
        <w:spacing w:after="80" w:before="80"/>
      </w:pPr>
      <w:r>
        <w:rPr>
          <w:rFonts w:ascii="Arial" w:cs="Arial" w:eastAsia="Arial" w:hAnsi="Arial"/>
          <w:sz w:val="22"/>
          <w:szCs w:val="22"/>
        </w:rPr>
        <w:t xml:space="preserve">achieve the minimum commercialization milestones set forth in Schedule D; and</w:t>
      </w:r>
    </w:p>
    <w:p>
      <w:pPr>
        <w:pStyle w:val="ListParagraph"/>
        <w:numPr>
          <w:ilvl w:val="0"/>
          <w:numId w:val="2"/>
        </w:numPr>
        <w:spacing w:after="80" w:before="80"/>
      </w:pPr>
      <w:r>
        <w:rPr>
          <w:rFonts w:ascii="Arial" w:cs="Arial" w:eastAsia="Arial" w:hAnsi="Arial"/>
          <w:sz w:val="22"/>
          <w:szCs w:val="22"/>
        </w:rPr>
        <w:t xml:space="preserve">meet the minimum annual purchase volumes specified in the Supply Schedule.</w:t>
      </w:r>
    </w:p>
    <w:p>
      <w:pPr>
        <w:spacing w:after="60" w:before="60"/>
      </w:pPr>
      <w:r>
        <w:t xml:space="preserve"/>
      </w:r>
    </w:p>
    <w:p>
      <w:pPr>
        <w:spacing w:after="100" w:before="100"/>
        <w:jc w:val="both"/>
      </w:pPr>
      <w:del w:id="206" w:author="Matchbox 7" w:date="2026-04-29T12:00:00Z">
        <w:r>
          <w:rPr>
            <w:rFonts w:ascii="Arial" w:cs="Arial" w:eastAsia="Arial" w:hAnsi="Arial"/>
            <w:sz w:val="22"/>
            <w:szCs w:val="22"/>
          </w:rPr>
          <w:delText xml:space="preserve">Failure to meet the milestones or minimum purchase volumes shall not constitute a breach but shall entitle Biolumen, at its option, to convert the license from exclusive to non-exclusive upon sixty (60) days' written notice to Licensee.</w:delText>
        </w:r>
      </w:del>
      <w:ins w:id="207" w:author="Matchbox 7" w:date="2026-04-29T12:00:00Z">
        <w:r>
          <w:rPr>
            <w:rFonts w:ascii="Arial" w:cs="Arial" w:eastAsia="Arial" w:hAnsi="Arial"/>
            <w:sz w:val="22"/>
            <w:szCs w:val="22"/>
          </w:rPr>
          <w:t xml:space="preserve">If Licensee fails to achieve a commercialization milestone or annual minimum purchase volume by more than twenty percent (20%), Biolumen’s sole and exclusive remedy shall be: (a) Cure period: Biolumen shall give Licensee written notice specifying the missed metric, and Licensee shall have twelve (12) months to cure; (b) Suspension: No milestone or minimum-volume metric shall be enforceable during any period in which (i) Biolumen has failed to supply conforming Products under §3.5 or capacity under §3.3, (ii) regulatory approvals required for Finished Products are pending through no fault of Licensee, or (iii) a force majeure event under §11.9 is in effect; and (c) Limited remedy: If after the cure period Licensee has still not met the metric, Biolumen may convert the license to non-exclusive only in those jurisdictions in the Territory where no Finished Product has yet launched. The United States portion of the license shall remain exclusive for so long as Licensee continues good-faith commercialization of any Finished Product in the United States. Schedules C (minimums) and D (milestones) shall be agreed in writing prior to execution; no “TBD” entries permitted at signing.</w:t>
        </w:r>
      </w:ins>
    </w:p>
    <w:p>
      <w:pPr>
        <w:pStyle w:val="Heading2"/>
        <w:spacing w:after="100" w:before="240"/>
      </w:pPr>
      <w:r>
        <w:rPr>
          <w:rFonts w:ascii="Arial" w:cs="Arial" w:eastAsia="Arial" w:hAnsi="Arial"/>
          <w:b/>
          <w:bCs/>
          <w:sz w:val="24"/>
          <w:szCs w:val="24"/>
        </w:rPr>
        <w:t xml:space="preserve">4.4  Regulatory Compliance</w:t>
      </w:r>
    </w:p>
    <w:p>
      <w:pPr>
        <w:spacing w:after="100" w:before="100"/>
        <w:jc w:val="both"/>
      </w:pPr>
      <w:r>
        <w:rPr>
          <w:rFonts w:ascii="Arial" w:cs="Arial" w:eastAsia="Arial" w:hAnsi="Arial"/>
          <w:sz w:val="22"/>
          <w:szCs w:val="22"/>
        </w:rPr>
        <w:t xml:space="preserve">Licensee shall be solely responsible for obtaining and maintaining all regulatory approvals, licenses, and permits required for the development, manufacture, labeling, marketing, sale, and distribution of Finished Products in each jurisdiction within the Territory. Licensee shall bear all costs associated therewith. Licensee shall promptly notify Biolumen of any regulatory action that may affect the Products or the Technology.</w:t>
      </w:r>
    </w:p>
    <w:p>
      <w:pPr>
        <w:pStyle w:val="Heading2"/>
        <w:spacing w:after="100" w:before="240"/>
      </w:pPr>
      <w:r>
        <w:rPr>
          <w:rFonts w:ascii="Arial" w:cs="Arial" w:eastAsia="Arial" w:hAnsi="Arial"/>
          <w:b/>
          <w:bCs/>
          <w:sz w:val="24"/>
          <w:szCs w:val="24"/>
        </w:rPr>
        <w:t xml:space="preserve">4.5  No Reverse Engineering</w:t>
      </w:r>
    </w:p>
    <w:p>
      <w:pPr>
        <w:spacing w:after="100" w:before="100"/>
        <w:jc w:val="both"/>
      </w:pPr>
      <w:r>
        <w:rPr>
          <w:rFonts w:ascii="Arial" w:cs="Arial" w:eastAsia="Arial" w:hAnsi="Arial"/>
          <w:sz w:val="22"/>
          <w:szCs w:val="22"/>
        </w:rPr>
        <w:t xml:space="preserve">Licensee shall not, and shall ensure that its employees, contractors, and agents do not, reverse-engineer, decompile, disassemble, or otherwise attempt to derive the composition, formula, or proprietary processes underlying MM1, MM3, or the Technology.</w:t>
      </w:r>
    </w:p>
    <w:p>
      <w:pPr>
        <w:pStyle w:val="Heading2"/>
        <w:spacing w:after="100" w:before="240"/>
      </w:pPr>
      <w:r>
        <w:rPr>
          <w:rFonts w:ascii="Arial" w:cs="Arial" w:eastAsia="Arial" w:hAnsi="Arial"/>
          <w:b/>
          <w:bCs/>
          <w:sz w:val="24"/>
          <w:szCs w:val="24"/>
        </w:rPr>
        <w:t xml:space="preserve">4.6  Reporting</w:t>
      </w:r>
    </w:p>
    <w:p>
      <w:pPr>
        <w:spacing w:after="100" w:before="100"/>
        <w:jc w:val="both"/>
      </w:pPr>
      <w:r>
        <w:rPr>
          <w:rFonts w:ascii="Arial" w:cs="Arial" w:eastAsia="Arial" w:hAnsi="Arial"/>
          <w:sz w:val="22"/>
          <w:szCs w:val="22"/>
        </w:rPr>
        <w:t xml:space="preserve">Licensee shall provide Biolumen with quarterly written reports summarizing: (i) volumes of Products purchased and consumed; (ii) Finished Products launched and in development; (iii) sales volumes and revenues attributable to Finished Products by jurisdiction; and (iv) any material regulatory or commercial developments.</w:t>
      </w:r>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5 — CONSIDERATION AND PAYMENTS</w:t>
      </w:r>
    </w:p>
    <w:p>
      <w:pPr>
        <w:pStyle w:val="Heading2"/>
        <w:spacing w:after="100" w:before="240"/>
      </w:pPr>
      <w:r>
        <w:rPr>
          <w:rFonts w:ascii="Arial" w:cs="Arial" w:eastAsia="Arial" w:hAnsi="Arial"/>
          <w:b/>
          <w:bCs/>
          <w:sz w:val="24"/>
          <w:szCs w:val="24"/>
        </w:rPr>
        <w:t xml:space="preserve">5.1  Supply Pricing</w:t>
      </w:r>
    </w:p>
    <w:p>
      <w:pPr>
        <w:spacing w:after="100" w:before="100"/>
        <w:jc w:val="both"/>
      </w:pPr>
      <w:r>
        <w:rPr>
          <w:rFonts w:ascii="Arial" w:cs="Arial" w:eastAsia="Arial" w:hAnsi="Arial"/>
          <w:sz w:val="22"/>
          <w:szCs w:val="22"/>
        </w:rPr>
        <w:t xml:space="preserve">Licensee shall pay Biolumen for Products supplied at the prices set forth in the Supply Schedule. Pricing shall be reviewed annually and may be adjusted by mutual written agreement.</w:t>
      </w:r>
    </w:p>
    <w:p>
      <w:pPr>
        <w:pStyle w:val="Heading2"/>
        <w:spacing w:after="100" w:before="240"/>
      </w:pPr>
      <w:r>
        <w:rPr>
          <w:rFonts w:ascii="Arial" w:cs="Arial" w:eastAsia="Arial" w:hAnsi="Arial"/>
          <w:b/>
          <w:bCs/>
          <w:sz w:val="24"/>
          <w:szCs w:val="24"/>
        </w:rPr>
        <w:t xml:space="preserve">5.2  License Fee / Royalty</w:t>
      </w:r>
    </w:p>
    <w:p>
      <w:pPr>
        <w:spacing w:after="100" w:before="100"/>
        <w:jc w:val="both"/>
      </w:pPr>
      <w:del w:id="208" w:author="Matchbox 7" w:date="2026-04-29T12:00:00Z">
        <w:r>
          <w:rPr>
            <w:rFonts w:ascii="Arial" w:cs="Arial" w:eastAsia="Arial" w:hAnsi="Arial"/>
            <w:sz w:val="22"/>
            <w:szCs w:val="22"/>
          </w:rPr>
          <w:delText xml:space="preserve">[To be agreed: Insert license fee, upfront payment, or royalty on Finished Product sales here, or confirm that Biolumen's sole compensation is through Product supply revenue.]</w:delText>
        </w:r>
      </w:del>
      <w:ins w:id="209" w:author="Matchbox 7" w:date="2026-04-29T12:00:00Z">
        <w:r>
          <w:rPr>
            <w:rFonts w:ascii="Arial" w:cs="Arial" w:eastAsia="Arial" w:hAnsi="Arial"/>
            <w:sz w:val="22"/>
            <w:szCs w:val="22"/>
          </w:rPr>
          <w:t xml:space="preserve">Biolumen acknowledges that its sole compensation under this Agreement is through Product supply revenue at the prices set forth in Schedule C. No royalty, license fee, milestone payment, or other consideration shall be payable by Licensee on Finished Product sales or any other downstream revenue.</w:t>
        </w:r>
      </w:ins>
    </w:p>
    <w:p>
      <w:pPr>
        <w:pStyle w:val="Heading2"/>
        <w:spacing w:after="100" w:before="240"/>
      </w:pPr>
      <w:r>
        <w:rPr>
          <w:rFonts w:ascii="Arial" w:cs="Arial" w:eastAsia="Arial" w:hAnsi="Arial"/>
          <w:b/>
          <w:bCs/>
          <w:sz w:val="24"/>
          <w:szCs w:val="24"/>
        </w:rPr>
        <w:t xml:space="preserve">5.3  Payment Terms</w:t>
      </w:r>
    </w:p>
    <w:p>
      <w:pPr>
        <w:spacing w:after="100" w:before="100"/>
        <w:jc w:val="both"/>
      </w:pPr>
      <w:r>
        <w:rPr>
          <w:rFonts w:ascii="Arial" w:cs="Arial" w:eastAsia="Arial" w:hAnsi="Arial"/>
          <w:sz w:val="22"/>
          <w:szCs w:val="22"/>
        </w:rPr>
        <w:t xml:space="preserve">All invoices are payable within thirty (30) days of the invoice date. Overdue amounts shall bear interest at the rate of [1.5%] per month (or the maximum rate permitted by law, if lower) from the due date until the date of actual payment.</w:t>
      </w:r>
    </w:p>
    <w:p>
      <w:pPr>
        <w:pStyle w:val="Heading2"/>
        <w:spacing w:after="100" w:before="240"/>
      </w:pPr>
      <w:r>
        <w:rPr>
          <w:rFonts w:ascii="Arial" w:cs="Arial" w:eastAsia="Arial" w:hAnsi="Arial"/>
          <w:b/>
          <w:bCs/>
          <w:sz w:val="24"/>
          <w:szCs w:val="24"/>
        </w:rPr>
        <w:t xml:space="preserve">5.4  Taxes</w:t>
      </w:r>
    </w:p>
    <w:p>
      <w:pPr>
        <w:spacing w:after="100" w:before="100"/>
        <w:jc w:val="both"/>
      </w:pPr>
      <w:r>
        <w:rPr>
          <w:rFonts w:ascii="Arial" w:cs="Arial" w:eastAsia="Arial" w:hAnsi="Arial"/>
          <w:sz w:val="22"/>
          <w:szCs w:val="22"/>
        </w:rPr>
        <w:t xml:space="preserve">Each Party shall be responsible for its own income and corporate taxes. Any withholding taxes or similar levies required by law to be deducted from payments to Biolumen shall be borne by Licensee, and Licensee shall provide Biolumen with official tax receipts or other appropriate documentation evidencing such payments.</w:t>
      </w:r>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6 — INTELLECTUAL PROPERTY</w:t>
      </w:r>
    </w:p>
    <w:p>
      <w:pPr>
        <w:pStyle w:val="Heading2"/>
        <w:spacing w:after="100" w:before="240"/>
      </w:pPr>
      <w:r>
        <w:rPr>
          <w:rFonts w:ascii="Arial" w:cs="Arial" w:eastAsia="Arial" w:hAnsi="Arial"/>
          <w:b/>
          <w:bCs/>
          <w:sz w:val="24"/>
          <w:szCs w:val="24"/>
        </w:rPr>
        <w:t xml:space="preserve">6.1  Ownership</w:t>
      </w:r>
    </w:p>
    <w:p>
      <w:pPr>
        <w:spacing w:after="100" w:before="100"/>
        <w:jc w:val="both"/>
      </w:pPr>
      <w:r>
        <w:rPr>
          <w:rFonts w:ascii="Arial" w:cs="Arial" w:eastAsia="Arial" w:hAnsi="Arial"/>
          <w:sz w:val="22"/>
          <w:szCs w:val="22"/>
        </w:rPr>
        <w:t xml:space="preserve">All Intellectual Property in MM1, MM3, and the Technology is and shall remain the sole and exclusive property of Biolumen. Nothing in this Agreement shall be construed as conferring any ownership rights on Licensee with respect to such Intellectual Property.</w:t>
      </w:r>
    </w:p>
    <w:p>
      <w:pPr>
        <w:pStyle w:val="Heading2"/>
        <w:spacing w:after="100" w:before="240"/>
      </w:pPr>
      <w:r>
        <w:rPr>
          <w:rFonts w:ascii="Arial" w:cs="Arial" w:eastAsia="Arial" w:hAnsi="Arial"/>
          <w:b/>
          <w:bCs/>
          <w:sz w:val="24"/>
          <w:szCs w:val="24"/>
        </w:rPr>
        <w:t xml:space="preserve">6.2  Improvements</w:t>
      </w:r>
    </w:p>
    <w:p>
      <w:pPr>
        <w:spacing w:after="100" w:before="100"/>
        <w:jc w:val="both"/>
      </w:pPr>
      <w:del w:id="500" w:author="Matchbox 7" w:date="2026-04-29T12:00:00Z">
        <w:r>
          <w:rPr>
            <w:rFonts w:ascii="Arial" w:cs="Arial" w:eastAsia="Arial" w:hAnsi="Arial"/>
            <w:sz w:val="22"/>
            <w:szCs w:val="22"/>
          </w:rPr>
          <w:delText xml:space="preserve">Any Improvement conceived or developed by Licensee or its personnel during the Term shall be promptly disclosed in writing to Biolumen. All such Improvements shall be:</w:delText>
        </w:r>
      </w:del>
      <w:ins w:id="501" w:author="Matchbox 7" w:date="2026-04-29T12:00:00Z">
        <w:r>
          <w:rPr>
            <w:rFonts w:ascii="Arial" w:cs="Arial" w:eastAsia="Arial" w:hAnsi="Arial"/>
            <w:sz w:val="22"/>
            <w:szCs w:val="22"/>
          </w:rPr>
          <w:t xml:space="preserve">For purposes of this §6.2, the Parties recognize two distinct categories of inventions and improvements arising during the Term, which shall be classified and allocated as set forth in subsections (a)–(c) below.</w:t>
        </w:r>
      </w:ins>
    </w:p>
    <w:p>
      <w:pPr>
        <w:pStyle w:val="ListParagraph"/>
        <w:numPr>
          <w:ilvl w:val="0"/>
          <w:numId w:val="2"/>
        </w:numPr>
        <w:spacing w:after="80" w:before="80"/>
        <w:rPr>
          <w:del w:id="502" w:author="Matchbox 7" w:date="2026-04-29T12:00:00Z"/>
        </w:rPr>
      </w:pPr>
      <w:del w:id="503" w:author="Matchbox 7" w:date="2026-04-29T12:00:00Z">
        <w:r>
          <w:rPr>
            <w:rFonts w:ascii="Arial" w:cs="Arial" w:eastAsia="Arial" w:hAnsi="Arial"/>
            <w:sz w:val="22"/>
            <w:szCs w:val="22"/>
          </w:rPr>
          <w:delText xml:space="preserve">solely owned by Biolumen [OR jointly owned by the Parties — to be agreed]; and</w:delText>
        </w:r>
      </w:del>
    </w:p>
    <w:p>
      <w:pPr>
        <w:pStyle w:val="ListParagraph"/>
        <w:numPr>
          <w:ilvl w:val="0"/>
          <w:numId w:val="2"/>
        </w:numPr>
        <w:spacing w:after="80" w:before="80"/>
        <w:rPr>
          <w:del w:id="504" w:author="Matchbox 7" w:date="2026-04-29T12:00:00Z"/>
        </w:rPr>
      </w:pPr>
      <w:del w:id="505" w:author="Matchbox 7" w:date="2026-04-29T12:00:00Z">
        <w:r>
          <w:rPr>
            <w:rFonts w:ascii="Arial" w:cs="Arial" w:eastAsia="Arial" w:hAnsi="Arial"/>
            <w:sz w:val="22"/>
            <w:szCs w:val="22"/>
          </w:rPr>
          <w:delText xml:space="preserve">licensed back to Licensee on a royalty-free basis for use within the Licensed Field and Territory for the duration of this Agreement.</w:delText>
        </w:r>
      </w:del>
    </w:p>
    <w:p>
      <w:pPr>
        <w:spacing w:after="100" w:before="100"/>
        <w:jc w:val="both"/>
        <w:rPr>
          <w:ins w:id="506" w:author="Matchbox 7" w:date="2026-04-29T12:00:00Z"/>
        </w:rPr>
      </w:pPr>
      <w:ins w:id="507" w:author="Matchbox 7" w:date="2026-04-29T12:00:00Z">
        <w:r>
          <w:rPr>
            <w:rFonts w:ascii="Arial" w:cs="Arial" w:eastAsia="Arial" w:hAnsi="Arial"/>
            <w:sz w:val="22"/>
            <w:szCs w:val="22"/>
          </w:rPr>
          <w:t xml:space="preserve">(a) “Licensor Improvement” means any modification, enhancement, or invention relating specifically to MM1, MM3, or the underlying water-soluble fiber composition of either, conceived or developed by or on behalf of Licensee, but expressly excluding Finished Product Inventions (defined in subsection (b)). Licensor Improvements shall be promptly disclosed to Biolumen and shall be owned by Biolumen, with a perpetual, worldwide, royalty-free, sublicensable license back to Licensee for use within the Licensed Field and Territory that survives termination of this Agreement for any reason other than Licensee’s uncured material breach.</w:t>
        </w:r>
      </w:ins>
    </w:p>
    <w:p>
      <w:pPr>
        <w:spacing w:after="100" w:before="100"/>
        <w:jc w:val="both"/>
        <w:rPr>
          <w:ins w:id="508" w:author="Matchbox 7" w:date="2026-04-29T12:00:00Z"/>
        </w:rPr>
      </w:pPr>
      <w:ins w:id="509" w:author="Matchbox 7" w:date="2026-04-29T12:00:00Z">
        <w:r>
          <w:rPr>
            <w:rFonts w:ascii="Arial" w:cs="Arial" w:eastAsia="Arial" w:hAnsi="Arial"/>
            <w:sz w:val="22"/>
            <w:szCs w:val="22"/>
          </w:rPr>
          <w:t xml:space="preserve">(b) “Finished Product Invention” means any (i) Finished Product formulation, recipe, or composition; (ii) packaging, trade dress, branding, trademark, logo, or other consumer-facing intellectual property; (iii) marketing copy, scientific claims, clinical study designs and results commissioned by Licensee; (iv) manufacturing process improvements at Licensee’s or its co-manufacturer’s facility that do not specifically modify MM1 or MM3; and (v) any other invention or work product of Licensee that does not constitute a Licensor Improvement. Finished Product Inventions are and shall remain the sole and exclusive property of Licensee, with no license, sublicense, or right of any kind to Biolumen.</w:t>
        </w:r>
      </w:ins>
    </w:p>
    <w:p>
      <w:pPr>
        <w:spacing w:after="100" w:before="100"/>
        <w:jc w:val="both"/>
        <w:rPr>
          <w:ins w:id="510" w:author="Matchbox 7" w:date="2026-04-29T12:00:00Z"/>
        </w:rPr>
      </w:pPr>
      <w:ins w:id="511" w:author="Matchbox 7" w:date="2026-04-29T12:00:00Z">
        <w:r>
          <w:rPr>
            <w:rFonts w:ascii="Arial" w:cs="Arial" w:eastAsia="Arial" w:hAnsi="Arial"/>
            <w:sz w:val="22"/>
            <w:szCs w:val="22"/>
          </w:rPr>
          <w:t xml:space="preserve">(c) Disputes over classification of an invention as a Licensor Improvement vs. a Finished Product Invention shall be resolved under §11.2.</w:t>
        </w:r>
      </w:ins>
    </w:p>
    <w:p>
      <w:pPr>
        <w:pStyle w:val="Heading2"/>
        <w:spacing w:after="100" w:before="240"/>
      </w:pPr>
      <w:r>
        <w:rPr>
          <w:rFonts w:ascii="Arial" w:cs="Arial" w:eastAsia="Arial" w:hAnsi="Arial"/>
          <w:b/>
          <w:bCs/>
          <w:sz w:val="24"/>
          <w:szCs w:val="24"/>
        </w:rPr>
        <w:t xml:space="preserve">6.3  Infringement</w:t>
      </w:r>
    </w:p>
    <w:p>
      <w:pPr>
        <w:spacing w:after="100" w:before="100"/>
        <w:jc w:val="both"/>
      </w:pPr>
      <w:r>
        <w:rPr>
          <w:rFonts w:ascii="Arial" w:cs="Arial" w:eastAsia="Arial" w:hAnsi="Arial"/>
          <w:sz w:val="22"/>
          <w:szCs w:val="22"/>
        </w:rPr>
        <w:t xml:space="preserve">Licensee shall promptly notify Biolumen in writing upon becoming aware of any actual or suspected infringement of Biolumen's Intellectual Property within the Territory. Biolumen shall have the sole right (but not the obligation) to take action against such infringement at its own cost. Licensee shall cooperate with and assist Biolumen as reasonably requested in connection with any such action.</w:t>
      </w:r>
    </w:p>
    <w:p>
      <w:pPr>
        <w:pStyle w:val="Heading2"/>
        <w:spacing w:after="100" w:before="240"/>
      </w:pPr>
      <w:r>
        <w:rPr>
          <w:rFonts w:ascii="Arial" w:cs="Arial" w:eastAsia="Arial" w:hAnsi="Arial"/>
          <w:b/>
          <w:bCs/>
          <w:sz w:val="24"/>
          <w:szCs w:val="24"/>
        </w:rPr>
        <w:t xml:space="preserve">6.4  No Challenge</w:t>
      </w:r>
    </w:p>
    <w:p>
      <w:pPr>
        <w:spacing w:after="100" w:before="100"/>
        <w:jc w:val="both"/>
      </w:pPr>
      <w:del w:id="210" w:author="Matchbox 7" w:date="2026-04-29T12:00:00Z">
        <w:r>
          <w:rPr>
            <w:rFonts w:ascii="Arial" w:cs="Arial" w:eastAsia="Arial" w:hAnsi="Arial"/>
            <w:sz w:val="22"/>
            <w:szCs w:val="22"/>
          </w:rPr>
          <w:delText xml:space="preserve">Licensee shall not, directly or indirectly, challenge, contest, or assist any third party in challenging the validity, enforceability, or ownership of any Biolumen Intellectual Property during the Term or for a period of two (2) years thereafter.</w:delText>
        </w:r>
      </w:del>
      <w:ins w:id="211" w:author="Matchbox 7" w:date="2026-04-29T12:00:00Z">
        <w:r>
          <w:rPr>
            <w:rFonts w:ascii="Arial" w:cs="Arial" w:eastAsia="Arial" w:hAnsi="Arial"/>
            <w:sz w:val="22"/>
            <w:szCs w:val="22"/>
          </w:rPr>
          <w:t xml:space="preserve">Licensee shall not, directly or indirectly, challenge, contest, or assist any third party in challenging the validity, enforceability, or ownership of any Biolumen Intellectual Property during the Term.</w:t>
        </w:r>
      </w:ins>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7 — TERM AND RENEWAL</w:t>
      </w:r>
    </w:p>
    <w:p>
      <w:pPr>
        <w:pStyle w:val="Heading2"/>
        <w:spacing w:after="100" w:before="240"/>
      </w:pPr>
      <w:r>
        <w:rPr>
          <w:rFonts w:ascii="Arial" w:cs="Arial" w:eastAsia="Arial" w:hAnsi="Arial"/>
          <w:b/>
          <w:bCs/>
          <w:sz w:val="24"/>
          <w:szCs w:val="24"/>
        </w:rPr>
        <w:t xml:space="preserve">7.1  Initial Term</w:t>
      </w:r>
    </w:p>
    <w:p>
      <w:pPr>
        <w:spacing w:after="100" w:before="100"/>
        <w:jc w:val="both"/>
      </w:pPr>
      <w:del w:id="212" w:author="Matchbox 7" w:date="2026-04-29T12:00:00Z">
        <w:r>
          <w:rPr>
            <w:rFonts w:ascii="Arial" w:cs="Arial" w:eastAsia="Arial" w:hAnsi="Arial"/>
            <w:sz w:val="22"/>
            <w:szCs w:val="22"/>
          </w:rPr>
          <w:delText xml:space="preserve">This Agreement shall commence on the Effective Date and continue in full force and effect for a period of two (2) years (the "Initial Term"), unless earlier terminated in accordance with Article 8.</w:delText>
        </w:r>
      </w:del>
      <w:ins w:id="213" w:author="Matchbox 7" w:date="2026-04-29T12:00:00Z">
        <w:r>
          <w:rPr>
            <w:rFonts w:ascii="Arial" w:cs="Arial" w:eastAsia="Arial" w:hAnsi="Arial"/>
            <w:sz w:val="22"/>
            <w:szCs w:val="22"/>
          </w:rPr>
          <w:t xml:space="preserve">This Agreement shall commence on the Effective Date and continue in full force and effect for a period of fifteen (15) years (the “Initial Term”), unless earlier terminated for uncured material breach in accordance with Article 8.</w:t>
        </w:r>
      </w:ins>
    </w:p>
    <w:p>
      <w:pPr>
        <w:pStyle w:val="Heading2"/>
        <w:spacing w:after="100" w:before="240"/>
      </w:pPr>
      <w:r>
        <w:rPr>
          <w:rFonts w:ascii="Arial" w:cs="Arial" w:eastAsia="Arial" w:hAnsi="Arial"/>
          <w:b/>
          <w:bCs/>
          <w:sz w:val="24"/>
          <w:szCs w:val="24"/>
        </w:rPr>
        <w:t xml:space="preserve">7.2  Renewal</w:t>
      </w:r>
    </w:p>
    <w:p>
      <w:pPr>
        <w:spacing w:after="100" w:before="100"/>
        <w:jc w:val="both"/>
      </w:pPr>
      <w:del w:id="214" w:author="Matchbox 7" w:date="2026-04-29T12:00:00Z">
        <w:r>
          <w:rPr>
            <w:rFonts w:ascii="Arial" w:cs="Arial" w:eastAsia="Arial" w:hAnsi="Arial"/>
            <w:sz w:val="22"/>
            <w:szCs w:val="22"/>
          </w:rPr>
          <w:delText xml:space="preserve">Upon expiry of the Initial Term, this Agreement shall automatically renew for successive periods of one (1) year each (each a "Renewal Term"), unless either Party gives the other Party written notice of its intention not to renew at least ninety (90) days prior to the expiry of the then-current Term. The Initial Term and any Renewal Terms are referred to collectively as the "Term."</w:delText>
        </w:r>
      </w:del>
      <w:ins w:id="215" w:author="Matchbox 7" w:date="2026-04-29T12:00:00Z">
        <w:r>
          <w:rPr>
            <w:rFonts w:ascii="Arial" w:cs="Arial" w:eastAsia="Arial" w:hAnsi="Arial"/>
            <w:sz w:val="22"/>
            <w:szCs w:val="22"/>
          </w:rPr>
          <w:t xml:space="preserve">Upon expiry of the Initial Term, this Agreement shall automatically renew for successive periods of five (5) years each (each a “Renewal Term”), unless Licensee gives Biolumen written notice of its intention not to renew at least one hundred eighty (180) days prior to the expiry of the then-current Term. Biolumen shall not have a unilateral right of non-renewal; Biolumen may decline to renew only if Licensee has committed and failed to cure a material breach under §8.1. The Initial Term and any Renewal Terms are referred to collectively as the “Term.”</w:t>
        </w:r>
      </w:ins>
    </w:p>
    <w:p>
      <w:pPr>
        <w:pStyle w:val="Heading2"/>
        <w:spacing w:after="100" w:before="240"/>
      </w:pPr>
      <w:r>
        <w:rPr>
          <w:rFonts w:ascii="Arial" w:cs="Arial" w:eastAsia="Arial" w:hAnsi="Arial"/>
          <w:b/>
          <w:bCs/>
          <w:sz w:val="24"/>
          <w:szCs w:val="24"/>
        </w:rPr>
        <w:t xml:space="preserve">7.3  Renewal Terms</w:t>
      </w:r>
    </w:p>
    <w:p>
      <w:pPr>
        <w:spacing w:after="100" w:before="100"/>
        <w:jc w:val="both"/>
      </w:pPr>
      <w:r>
        <w:rPr>
          <w:rFonts w:ascii="Arial" w:cs="Arial" w:eastAsia="Arial" w:hAnsi="Arial"/>
          <w:sz w:val="22"/>
          <w:szCs w:val="22"/>
        </w:rPr>
        <w:t xml:space="preserve">Each Renewal Term shall be on the same terms and conditions as this Agreement unless the Parties agree in writing to modified terms prior to the commencement of such Renewal Term.</w:t>
      </w:r>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8 — TERMINATION</w:t>
      </w:r>
    </w:p>
    <w:p>
      <w:pPr>
        <w:pStyle w:val="Heading2"/>
        <w:spacing w:after="100" w:before="240"/>
      </w:pPr>
      <w:r>
        <w:rPr>
          <w:rFonts w:ascii="Arial" w:cs="Arial" w:eastAsia="Arial" w:hAnsi="Arial"/>
          <w:b/>
          <w:bCs/>
          <w:sz w:val="24"/>
          <w:szCs w:val="24"/>
        </w:rPr>
        <w:t xml:space="preserve">8.1  Termination for Material Breach</w:t>
      </w:r>
    </w:p>
    <w:p>
      <w:pPr>
        <w:spacing w:after="100" w:before="100"/>
        <w:jc w:val="both"/>
      </w:pPr>
      <w:r>
        <w:rPr>
          <w:rFonts w:ascii="Arial" w:cs="Arial" w:eastAsia="Arial" w:hAnsi="Arial"/>
          <w:sz w:val="22"/>
          <w:szCs w:val="22"/>
        </w:rPr>
        <w:t xml:space="preserve">Either Party may terminate this Agreement upon thirty (30) days' written notice to the other Party if the other Party commits a material breach of any provision of this Agreement and fails to cure such breach within the thirty (30)-day notice period.</w:t>
      </w:r>
    </w:p>
    <w:p>
      <w:pPr>
        <w:pStyle w:val="Heading2"/>
        <w:spacing w:after="100" w:before="240"/>
      </w:pPr>
      <w:r>
        <w:rPr>
          <w:rFonts w:ascii="Arial" w:cs="Arial" w:eastAsia="Arial" w:hAnsi="Arial"/>
          <w:b/>
          <w:bCs/>
          <w:sz w:val="24"/>
          <w:szCs w:val="24"/>
        </w:rPr>
        <w:t xml:space="preserve">8.2  Termination for Insolvency</w:t>
      </w:r>
    </w:p>
    <w:p>
      <w:pPr>
        <w:spacing w:after="100" w:before="100"/>
        <w:jc w:val="both"/>
      </w:pPr>
      <w:r>
        <w:rPr>
          <w:rFonts w:ascii="Arial" w:cs="Arial" w:eastAsia="Arial" w:hAnsi="Arial"/>
          <w:sz w:val="22"/>
          <w:szCs w:val="22"/>
        </w:rPr>
        <w:t xml:space="preserve">Biolumen may terminate this Agreement immediately upon written notice to Licensee if Licensee: (i) becomes insolvent or is unable to pay its debts as they fall due; (ii) makes a general assignment for the benefit of its creditors; (iii) commences, or has commenced against it, any proceeding under any bankruptcy, insolvency, reorganization, or arrangement law; or (iv) has a receiver, administrator, or liquidator appointed over all or any part of its business or assets.</w:t>
      </w:r>
    </w:p>
    <w:p>
      <w:pPr>
        <w:pStyle w:val="Heading2"/>
        <w:spacing w:after="100" w:before="240"/>
      </w:pPr>
      <w:r>
        <w:rPr>
          <w:rFonts w:ascii="Arial" w:cs="Arial" w:eastAsia="Arial" w:hAnsi="Arial"/>
          <w:b/>
          <w:bCs/>
          <w:sz w:val="24"/>
          <w:szCs w:val="24"/>
        </w:rPr>
        <w:t xml:space="preserve">8.3  Conversion to Non-Exclusive</w:t>
      </w:r>
    </w:p>
    <w:p>
      <w:pPr>
        <w:spacing w:after="100" w:before="100"/>
        <w:jc w:val="both"/>
      </w:pPr>
      <w:r>
        <w:rPr>
          <w:rFonts w:ascii="Arial" w:cs="Arial" w:eastAsia="Arial" w:hAnsi="Arial"/>
          <w:sz w:val="22"/>
          <w:szCs w:val="22"/>
        </w:rPr>
        <w:t xml:space="preserve">As provided in Section 4.3, Biolumen may, at its option, convert the exclusive license to a non-exclusive license (rather than terminating the Agreement) in the event Licensee fails to meet minimum purchase commitments or commercialization milestones.</w:t>
      </w:r>
    </w:p>
    <w:p>
      <w:pPr>
        <w:pStyle w:val="Heading2"/>
        <w:spacing w:after="100" w:before="240"/>
      </w:pPr>
      <w:r>
        <w:rPr>
          <w:rFonts w:ascii="Arial" w:cs="Arial" w:eastAsia="Arial" w:hAnsi="Arial"/>
          <w:b/>
          <w:bCs/>
          <w:sz w:val="24"/>
          <w:szCs w:val="24"/>
        </w:rPr>
        <w:t xml:space="preserve">8.4  Effect of Termination or Expiry</w:t>
      </w:r>
    </w:p>
    <w:p>
      <w:pPr>
        <w:spacing w:after="100" w:before="100"/>
        <w:jc w:val="both"/>
      </w:pPr>
      <w:r>
        <w:rPr>
          <w:rFonts w:ascii="Arial" w:cs="Arial" w:eastAsia="Arial" w:hAnsi="Arial"/>
          <w:sz w:val="22"/>
          <w:szCs w:val="22"/>
        </w:rPr>
        <w:t xml:space="preserve">Upon expiry or termination of this Agreement for any reason:</w:t>
      </w:r>
    </w:p>
    <w:p>
      <w:pPr>
        <w:pStyle w:val="ListParagraph"/>
        <w:numPr>
          <w:ilvl w:val="0"/>
          <w:numId w:val="2"/>
        </w:numPr>
        <w:spacing w:after="80" w:before="80"/>
      </w:pPr>
      <w:r>
        <w:rPr>
          <w:rFonts w:ascii="Arial" w:cs="Arial" w:eastAsia="Arial" w:hAnsi="Arial"/>
          <w:sz w:val="22"/>
          <w:szCs w:val="22"/>
        </w:rPr>
        <w:t xml:space="preserve">all rights and licenses granted to Licensee under this Agreement shall immediately revert to Biolumen;</w:t>
      </w:r>
    </w:p>
    <w:p>
      <w:pPr>
        <w:pStyle w:val="ListParagraph"/>
        <w:numPr>
          <w:ilvl w:val="0"/>
          <w:numId w:val="2"/>
        </w:numPr>
        <w:spacing w:after="80" w:before="80"/>
      </w:pPr>
      <w:r>
        <w:rPr>
          <w:rFonts w:ascii="Arial" w:cs="Arial" w:eastAsia="Arial" w:hAnsi="Arial"/>
          <w:sz w:val="22"/>
          <w:szCs w:val="22"/>
        </w:rPr>
        <w:t xml:space="preserve">Licensee shall immediately cease all use of the Products, the Technology, and Biolumen's Intellectual Property;</w:t>
      </w:r>
    </w:p>
    <w:p>
      <w:pPr>
        <w:pStyle w:val="ListParagraph"/>
        <w:numPr>
          <w:ilvl w:val="0"/>
          <w:numId w:val="2"/>
        </w:numPr>
        <w:spacing w:after="80" w:before="80"/>
      </w:pPr>
      <w:r>
        <w:rPr>
          <w:rFonts w:ascii="Arial" w:cs="Arial" w:eastAsia="Arial" w:hAnsi="Arial"/>
          <w:sz w:val="22"/>
          <w:szCs w:val="22"/>
        </w:rPr>
        <w:t xml:space="preserve">Licensee shall return or destroy (at Biolumen's election) all Confidential Information, technical documentation, and materials relating to the Technology in Licensee's possession; and</w:t>
      </w:r>
    </w:p>
    <w:p>
      <w:pPr>
        <w:pStyle w:val="ListParagraph"/>
        <w:numPr>
          <w:ilvl w:val="0"/>
          <w:numId w:val="2"/>
        </w:numPr>
        <w:spacing w:after="80" w:before="80"/>
      </w:pPr>
      <w:r>
        <w:rPr>
          <w:rFonts w:ascii="Arial" w:cs="Arial" w:eastAsia="Arial" w:hAnsi="Arial"/>
          <w:sz w:val="22"/>
          <w:szCs w:val="22"/>
        </w:rPr>
        <w:t xml:space="preserve">any outstanding payment obligations shall survive termination.</w:t>
      </w:r>
    </w:p>
    <w:p>
      <w:pPr>
        <w:spacing w:after="100" w:before="100"/>
        <w:jc w:val="both"/>
        <w:rPr>
          <w:ins w:id="600" w:author="Matchbox 7" w:date="2026-04-29T12:00:00Z"/>
        </w:rPr>
      </w:pPr>
      <w:ins w:id="601" w:author="Matchbox 7" w:date="2026-04-29T12:00:00Z">
        <w:r>
          <w:rPr>
            <w:rFonts w:ascii="Arial" w:cs="Arial" w:eastAsia="Arial" w:hAnsi="Arial"/>
            <w:sz w:val="22"/>
            <w:szCs w:val="22"/>
          </w:rPr>
          <w:t xml:space="preserve">Notwithstanding the foregoing: (a) Wind-Down Period — Licensee shall have a period of eighteen (18) months following termination (the “Wind-Down Period”) during which Licensee may (i) continue to manufacture and sell Finished Products to fulfill purchase orders accepted prior to termination plus an additional six (6) months of normal-course inventory; (ii) sell through all existing inventory of Finished Products and raw materials; and (iii) maintain its trademarks, brand IP, and consumer-facing communications. During the Wind-Down Period, Biolumen shall continue to supply MM1 and MM3 at prices in effect immediately prior to termination, and Biolumen’s exclusive supply right and Licensee’s exclusive license shall remain in effect; (b) Survival of Finished Product Inventions — Licensee retains in perpetuity all rights to Finished Product Inventions per §6.2(b), and Sections 6.2(b), 9, 10, and 11 shall survive without time limit; (c) Termination for Biolumen Breach — if termination is for Biolumen’s uncured material breach, Insolvency Event, or supply failure under §3.7, Licensee’s license shall convert to a perpetual, royalty-free, fully-paid license to use the Technology and any technical documentation accessed via §3.8 escrow, including the right to manufacture MM1 and MM3 itself or through third parties; and (d) No Cessation of Pending Development — Licensee may complete development work already initiated as of the termination date.</w:t>
        </w:r>
      </w:ins>
    </w:p>
    <w:p>
      <w:pPr>
        <w:spacing w:after="60" w:before="60"/>
      </w:pPr>
      <w:r>
        <w:t xml:space="preserve"/>
      </w:r>
    </w:p>
    <w:p>
      <w:pPr>
        <w:spacing w:after="100" w:before="100"/>
        <w:jc w:val="both"/>
      </w:pPr>
      <w:r>
        <w:rPr>
          <w:rFonts w:ascii="Arial" w:cs="Arial" w:eastAsia="Arial" w:hAnsi="Arial"/>
          <w:sz w:val="22"/>
          <w:szCs w:val="22"/>
        </w:rPr>
        <w:t xml:space="preserve">Termination shall not limit either Party's rights or remedies available at law or in equity. Sections 1, 6, 8.4, 9, 10, 11, and 12 shall survive expiry or termination of this Agreement.</w:t>
      </w:r>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9 — WARRANTIES AND INDEMNIFICATION</w:t>
      </w:r>
    </w:p>
    <w:p>
      <w:pPr>
        <w:pStyle w:val="Heading2"/>
        <w:spacing w:after="100" w:before="240"/>
      </w:pPr>
      <w:r>
        <w:rPr>
          <w:rFonts w:ascii="Arial" w:cs="Arial" w:eastAsia="Arial" w:hAnsi="Arial"/>
          <w:b/>
          <w:bCs/>
          <w:sz w:val="24"/>
          <w:szCs w:val="24"/>
        </w:rPr>
        <w:t xml:space="preserve">9.1  Biolumen Warranties</w:t>
      </w:r>
    </w:p>
    <w:p>
      <w:pPr>
        <w:spacing w:after="100" w:before="100"/>
        <w:jc w:val="both"/>
      </w:pPr>
      <w:r>
        <w:rPr>
          <w:rFonts w:ascii="Arial" w:cs="Arial" w:eastAsia="Arial" w:hAnsi="Arial"/>
          <w:sz w:val="22"/>
          <w:szCs w:val="22"/>
        </w:rPr>
        <w:t xml:space="preserve">Biolumen represents and warrants that:</w:t>
      </w:r>
    </w:p>
    <w:p>
      <w:pPr>
        <w:pStyle w:val="ListParagraph"/>
        <w:numPr>
          <w:ilvl w:val="0"/>
          <w:numId w:val="2"/>
        </w:numPr>
        <w:spacing w:after="80" w:before="80"/>
      </w:pPr>
      <w:r>
        <w:rPr>
          <w:rFonts w:ascii="Arial" w:cs="Arial" w:eastAsia="Arial" w:hAnsi="Arial"/>
          <w:sz w:val="22"/>
          <w:szCs w:val="22"/>
        </w:rPr>
        <w:t xml:space="preserve">it has the full right, power, and authority to enter into this Agreement and to grant the rights and licenses herein;</w:t>
      </w:r>
    </w:p>
    <w:p>
      <w:pPr>
        <w:pStyle w:val="ListParagraph"/>
        <w:numPr>
          <w:ilvl w:val="0"/>
          <w:numId w:val="2"/>
        </w:numPr>
        <w:spacing w:after="80" w:before="80"/>
      </w:pPr>
      <w:r>
        <w:rPr>
          <w:rFonts w:ascii="Arial" w:cs="Arial" w:eastAsia="Arial" w:hAnsi="Arial"/>
          <w:sz w:val="22"/>
          <w:szCs w:val="22"/>
        </w:rPr>
        <w:t xml:space="preserve">it is the owner of all Intellectual Property in the Products and the Technology, free and clear of any third-party claims;</w:t>
      </w:r>
    </w:p>
    <w:p>
      <w:pPr>
        <w:pStyle w:val="ListParagraph"/>
        <w:numPr>
          <w:ilvl w:val="0"/>
          <w:numId w:val="2"/>
        </w:numPr>
        <w:spacing w:after="80" w:before="80"/>
      </w:pPr>
      <w:r>
        <w:rPr>
          <w:rFonts w:ascii="Arial" w:cs="Arial" w:eastAsia="Arial" w:hAnsi="Arial"/>
          <w:sz w:val="22"/>
          <w:szCs w:val="22"/>
        </w:rPr>
        <w:t xml:space="preserve">the Products supplied hereunder will conform to the specifications in Schedule A; and</w:t>
      </w:r>
    </w:p>
    <w:p>
      <w:pPr>
        <w:pStyle w:val="ListParagraph"/>
        <w:numPr>
          <w:ilvl w:val="0"/>
          <w:numId w:val="2"/>
        </w:numPr>
        <w:spacing w:after="80" w:before="80"/>
      </w:pPr>
      <w:r>
        <w:rPr>
          <w:rFonts w:ascii="Arial" w:cs="Arial" w:eastAsia="Arial" w:hAnsi="Arial"/>
          <w:sz w:val="22"/>
          <w:szCs w:val="22"/>
        </w:rPr>
        <w:t xml:space="preserve">the exercise of the rights granted hereunder will not, to Biolumen's knowledge, infringe any third-party intellectual property rights.</w:t>
      </w:r>
    </w:p>
    <w:p>
      <w:pPr>
        <w:pStyle w:val="Heading2"/>
        <w:spacing w:after="100" w:before="240"/>
      </w:pPr>
      <w:r>
        <w:rPr>
          <w:rFonts w:ascii="Arial" w:cs="Arial" w:eastAsia="Arial" w:hAnsi="Arial"/>
          <w:b/>
          <w:bCs/>
          <w:sz w:val="24"/>
          <w:szCs w:val="24"/>
        </w:rPr>
        <w:t xml:space="preserve">9.2  Licensee Warranties</w:t>
      </w:r>
    </w:p>
    <w:p>
      <w:pPr>
        <w:spacing w:after="100" w:before="100"/>
        <w:jc w:val="both"/>
      </w:pPr>
      <w:r>
        <w:rPr>
          <w:rFonts w:ascii="Arial" w:cs="Arial" w:eastAsia="Arial" w:hAnsi="Arial"/>
          <w:sz w:val="22"/>
          <w:szCs w:val="22"/>
        </w:rPr>
        <w:t xml:space="preserve">Licensee represents and warrants that:</w:t>
      </w:r>
    </w:p>
    <w:p>
      <w:pPr>
        <w:pStyle w:val="ListParagraph"/>
        <w:numPr>
          <w:ilvl w:val="0"/>
          <w:numId w:val="2"/>
        </w:numPr>
        <w:spacing w:after="80" w:before="80"/>
      </w:pPr>
      <w:r>
        <w:rPr>
          <w:rFonts w:ascii="Arial" w:cs="Arial" w:eastAsia="Arial" w:hAnsi="Arial"/>
          <w:sz w:val="22"/>
          <w:szCs w:val="22"/>
        </w:rPr>
        <w:t xml:space="preserve">it has the full right, power, and authority to enter into this Agreement;</w:t>
      </w:r>
    </w:p>
    <w:p>
      <w:pPr>
        <w:pStyle w:val="ListParagraph"/>
        <w:numPr>
          <w:ilvl w:val="0"/>
          <w:numId w:val="2"/>
        </w:numPr>
        <w:spacing w:after="80" w:before="80"/>
      </w:pPr>
      <w:r>
        <w:rPr>
          <w:rFonts w:ascii="Arial" w:cs="Arial" w:eastAsia="Arial" w:hAnsi="Arial"/>
          <w:sz w:val="22"/>
          <w:szCs w:val="22"/>
        </w:rPr>
        <w:t xml:space="preserve">it will use the Products and the Technology solely in compliance with this Agreement and all applicable laws and regulations; and</w:t>
      </w:r>
    </w:p>
    <w:p>
      <w:pPr>
        <w:pStyle w:val="ListParagraph"/>
        <w:numPr>
          <w:ilvl w:val="0"/>
          <w:numId w:val="2"/>
        </w:numPr>
        <w:spacing w:after="80" w:before="80"/>
      </w:pPr>
      <w:r>
        <w:rPr>
          <w:rFonts w:ascii="Arial" w:cs="Arial" w:eastAsia="Arial" w:hAnsi="Arial"/>
          <w:sz w:val="22"/>
          <w:szCs w:val="22"/>
        </w:rPr>
        <w:t xml:space="preserve">all Finished Products manufactured and commercialized by Licensee will comply with applicable food safety, labeling, and regulatory requirements.</w:t>
      </w:r>
    </w:p>
    <w:p>
      <w:pPr>
        <w:pStyle w:val="Heading2"/>
        <w:spacing w:after="100" w:before="240"/>
      </w:pPr>
      <w:r>
        <w:rPr>
          <w:rFonts w:ascii="Arial" w:cs="Arial" w:eastAsia="Arial" w:hAnsi="Arial"/>
          <w:b/>
          <w:bCs/>
          <w:sz w:val="24"/>
          <w:szCs w:val="24"/>
        </w:rPr>
        <w:t xml:space="preserve">9.3  Indemnification by Licensee</w:t>
      </w:r>
    </w:p>
    <w:p>
      <w:pPr>
        <w:spacing w:after="100" w:before="100"/>
        <w:jc w:val="both"/>
      </w:pPr>
      <w:r>
        <w:rPr>
          <w:rFonts w:ascii="Arial" w:cs="Arial" w:eastAsia="Arial" w:hAnsi="Arial"/>
          <w:sz w:val="22"/>
          <w:szCs w:val="22"/>
        </w:rPr>
        <w:t xml:space="preserve">Licensee shall defend, indemnify, and hold harmless Biolumen and its affiliates, officers, directors, employees, and agents from and against any claims, damages, losses, liabilities, costs, and expenses (including reasonable legal fees) arising out of or relating to: (i) Licensee's development, manufacture, marketing, or distribution of Finished Products; (ii) Licensee's breach of this Agreement; or (iii) any product liability claim relating to any Finished Product.</w:t>
      </w:r>
    </w:p>
    <w:p>
      <w:pPr>
        <w:pStyle w:val="Heading2"/>
        <w:spacing w:after="100" w:before="240"/>
      </w:pPr>
      <w:r>
        <w:rPr>
          <w:rFonts w:ascii="Arial" w:cs="Arial" w:eastAsia="Arial" w:hAnsi="Arial"/>
          <w:b/>
          <w:bCs/>
          <w:sz w:val="24"/>
          <w:szCs w:val="24"/>
        </w:rPr>
        <w:t xml:space="preserve">9.4  Indemnification by Biolumen</w:t>
      </w:r>
    </w:p>
    <w:p>
      <w:pPr>
        <w:spacing w:after="100" w:before="100"/>
        <w:jc w:val="both"/>
      </w:pPr>
      <w:del w:id="700" w:author="Matchbox 7" w:date="2026-04-29T12:00:00Z">
        <w:r>
          <w:rPr>
            <w:rFonts w:ascii="Arial" w:cs="Arial" w:eastAsia="Arial" w:hAnsi="Arial"/>
            <w:sz w:val="22"/>
            <w:szCs w:val="22"/>
          </w:rPr>
          <w:delText xml:space="preserve">Biolumen shall defend, indemnify, and hold harmless Licensee and its affiliates, officers, directors, employees, and agents from and against any third-party claims alleging that MM1, MM3, or the Technology, as supplied by Biolumen and used in accordance with this Agreement, infringes any third-party intellectual property rights.</w:delText>
        </w:r>
      </w:del>
      <w:ins w:id="701" w:author="Matchbox 7" w:date="2026-04-29T12:00:00Z">
        <w:r>
          <w:rPr>
            <w:rFonts w:ascii="Arial" w:cs="Arial" w:eastAsia="Arial" w:hAnsi="Arial"/>
            <w:sz w:val="22"/>
            <w:szCs w:val="22"/>
          </w:rPr>
          <w:t xml:space="preserve">Biolumen shall defend, indemnify, and hold harmless Licensee and its affiliates, officers, directors, employees, and agents from and against any third-party claims, damages, losses, liabilities, costs, and expenses (including reasonable legal fees and recall costs) arising out of or relating to: (i) infringement of third-party intellectual property rights by MM1, MM3, or the Technology, as supplied by Biolumen and used in accordance with this Agreement; (ii) defects in MM1 or MM3 as supplied that fail to conform to Schedule A specifications; (iii) contamination, adulteration, mis-labeling (including allergen mis-labeling), or failure to comply with cGMP or applicable food-safety regulations originating at Biolumen’s facility or in Biolumen’s supply chain; (iv) breach of Biolumen’s representations or warranties under §9.1; and (v) the gross negligence, willful misconduct, or fraud of Biolumen or its personnel. The foregoing obligations apply regardless of whether the claim is asserted directly against Licensee or against a downstream customer, distributor, retailer, or end consumer of a Finished Product.</w:t>
        </w:r>
      </w:ins>
    </w:p>
    <w:p>
      <w:pPr>
        <w:pStyle w:val="Heading2"/>
        <w:spacing w:after="100" w:before="240"/>
      </w:pPr>
      <w:r>
        <w:rPr>
          <w:rFonts w:ascii="Arial" w:cs="Arial" w:eastAsia="Arial" w:hAnsi="Arial"/>
          <w:b/>
          <w:bCs/>
          <w:sz w:val="24"/>
          <w:szCs w:val="24"/>
        </w:rPr>
        <w:t xml:space="preserve">9.5  Limitation of Liability</w:t>
      </w:r>
    </w:p>
    <w:p>
      <w:pPr>
        <w:spacing w:after="100" w:before="100"/>
        <w:jc w:val="both"/>
      </w:pPr>
      <w:del w:id="216" w:author="Matchbox 7" w:date="2026-04-29T12:00:00Z">
        <w:r>
          <w:rPr>
            <w:rFonts w:ascii="Arial" w:cs="Arial" w:eastAsia="Arial" w:hAnsi="Arial"/>
            <w:sz w:val="22"/>
            <w:szCs w:val="22"/>
          </w:rPr>
          <w:delText xml:space="preserve">IN NO EVENT SHALL EITHER PARTY BE LIABLE TO THE OTHER FOR ANY INDIRECT, INCIDENTAL, SPECIAL, CONSEQUENTIAL, OR PUNITIVE DAMAGES, INCLUDING LOSS OF PROFITS, LOSS OF REVENUE, OR LOSS OF GOODWILL, WHETHER ARISING IN CONTRACT, TORT, OR OTHERWISE, EVEN IF ADVISED OF THE POSSIBILITY OF SUCH DAMAGES. BIOLUMEN'S TOTAL AGGREGATE LIABILITY UNDER THIS AGREEMENT SHALL NOT EXCEED THE TOTAL AMOUNTS PAID BY LICENSEE TO BIOLUMEN IN THE TWELVE (12) MONTHS PRECEDING THE CLAIM.</w:delText>
        </w:r>
      </w:del>
      <w:ins w:id="217" w:author="Matchbox 7" w:date="2026-04-29T12:00:00Z">
        <w:r>
          <w:rPr>
            <w:rFonts w:ascii="Arial" w:cs="Arial" w:eastAsia="Arial" w:hAnsi="Arial"/>
            <w:sz w:val="22"/>
            <w:szCs w:val="22"/>
          </w:rPr>
          <w:t xml:space="preserve">IN NO EVENT SHALL EITHER PARTY BE LIABLE TO THE OTHER FOR ANY INDIRECT, INCIDENTAL, SPECIAL, CONSEQUENTIAL, OR PUNITIVE DAMAGES, INCLUDING LOSS OF PROFITS, LOSS OF REVENUE, OR LOSS OF GOODWILL, WHETHER ARISING IN CONTRACT, TORT, OR OTHERWISE, EVEN IF ADVISED OF THE POSSIBILITY OF SUCH DAMAGES. EACH PARTY’S TOTAL AGGREGATE LIABILITY UNDER THIS AGREEMENT SHALL NOT EXCEED THE GREATER OF (A) THE TOTAL AMOUNTS PAID BY LICENSEE TO BIOLUMEN IN THE TWENTY-FOUR (24) MONTHS PRECEDING THE CLAIM OR (B) FIVE MILLION U.S. DOLLARS ($5,000,000). NOTWITHSTANDING THE FOREGOING, NEITHER THE CAP NOR THE EXCLUSION OF CONSEQUENTIAL DAMAGES SHALL APPLY TO: (I) BIOLUMEN’S INDEMNIFICATION OBLIGATIONS UNDER §9.4; (II) BREACH OF CONFIDENTIALITY UNDER ARTICLE 10; (III) BREACH OF THE EXCLUSIVITY GRANT UNDER §2.1; (IV) BREACH OF SUPPLY OBLIGATIONS UNDER ARTICLE 3; (V) FRAUD, GROSS NEGLIGENCE, OR WILLFUL MISCONDUCT; OR (VI) A PARTY’S OBLIGATION TO PAY AMOUNTS DUE.</w:t>
        </w:r>
      </w:ins>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10 — CONFIDENTIALITY</w:t>
      </w:r>
    </w:p>
    <w:p>
      <w:pPr>
        <w:pStyle w:val="Heading2"/>
        <w:spacing w:after="100" w:before="240"/>
      </w:pPr>
      <w:r>
        <w:rPr>
          <w:rFonts w:ascii="Arial" w:cs="Arial" w:eastAsia="Arial" w:hAnsi="Arial"/>
          <w:b/>
          <w:bCs/>
          <w:sz w:val="24"/>
          <w:szCs w:val="24"/>
        </w:rPr>
        <w:t xml:space="preserve">10.1  Confidential Information</w:t>
      </w:r>
    </w:p>
    <w:p>
      <w:pPr>
        <w:spacing w:after="100" w:before="100"/>
        <w:jc w:val="both"/>
      </w:pPr>
      <w:r>
        <w:rPr>
          <w:rFonts w:ascii="Arial" w:cs="Arial" w:eastAsia="Arial" w:hAnsi="Arial"/>
          <w:sz w:val="22"/>
          <w:szCs w:val="22"/>
        </w:rPr>
        <w:t xml:space="preserve">"Confidential Information" means any non-public information disclosed by one Party (the "Disclosing Party") to the other Party (the "Receiving Party") in connection with this Agreement that is designated as confidential or that should reasonably be understood to be confidential given the nature of the information and circumstances of disclosure, including all technical data, formulations, processes, know-how, business plans, financial information, customer data, and the terms of this Agreement.</w:t>
      </w:r>
    </w:p>
    <w:p>
      <w:pPr>
        <w:pStyle w:val="Heading2"/>
        <w:spacing w:after="100" w:before="240"/>
      </w:pPr>
      <w:r>
        <w:rPr>
          <w:rFonts w:ascii="Arial" w:cs="Arial" w:eastAsia="Arial" w:hAnsi="Arial"/>
          <w:b/>
          <w:bCs/>
          <w:sz w:val="24"/>
          <w:szCs w:val="24"/>
        </w:rPr>
        <w:t xml:space="preserve">10.2  Obligations</w:t>
      </w:r>
    </w:p>
    <w:p>
      <w:pPr>
        <w:spacing w:after="100" w:before="100"/>
        <w:jc w:val="both"/>
      </w:pPr>
      <w:r>
        <w:rPr>
          <w:rFonts w:ascii="Arial" w:cs="Arial" w:eastAsia="Arial" w:hAnsi="Arial"/>
          <w:sz w:val="22"/>
          <w:szCs w:val="22"/>
        </w:rPr>
        <w:t xml:space="preserve">Each Receiving Party shall:</w:t>
      </w:r>
    </w:p>
    <w:p>
      <w:pPr>
        <w:pStyle w:val="ListParagraph"/>
        <w:numPr>
          <w:ilvl w:val="0"/>
          <w:numId w:val="2"/>
        </w:numPr>
        <w:spacing w:after="80" w:before="80"/>
      </w:pPr>
      <w:r>
        <w:rPr>
          <w:rFonts w:ascii="Arial" w:cs="Arial" w:eastAsia="Arial" w:hAnsi="Arial"/>
          <w:sz w:val="22"/>
          <w:szCs w:val="22"/>
        </w:rPr>
        <w:t xml:space="preserve">hold all Confidential Information of the Disclosing Party in strict confidence;</w:t>
      </w:r>
    </w:p>
    <w:p>
      <w:pPr>
        <w:pStyle w:val="ListParagraph"/>
        <w:numPr>
          <w:ilvl w:val="0"/>
          <w:numId w:val="2"/>
        </w:numPr>
        <w:spacing w:after="80" w:before="80"/>
      </w:pPr>
      <w:r>
        <w:rPr>
          <w:rFonts w:ascii="Arial" w:cs="Arial" w:eastAsia="Arial" w:hAnsi="Arial"/>
          <w:sz w:val="22"/>
          <w:szCs w:val="22"/>
        </w:rPr>
        <w:t xml:space="preserve">not disclose any Confidential Information to any third party without the prior written consent of the Disclosing Party;</w:t>
      </w:r>
    </w:p>
    <w:p>
      <w:pPr>
        <w:pStyle w:val="ListParagraph"/>
        <w:numPr>
          <w:ilvl w:val="0"/>
          <w:numId w:val="2"/>
        </w:numPr>
        <w:spacing w:after="80" w:before="80"/>
      </w:pPr>
      <w:r>
        <w:rPr>
          <w:rFonts w:ascii="Arial" w:cs="Arial" w:eastAsia="Arial" w:hAnsi="Arial"/>
          <w:sz w:val="22"/>
          <w:szCs w:val="22"/>
        </w:rPr>
        <w:t xml:space="preserve">use the Confidential Information solely for the purposes of performing its obligations or exercising its rights under this Agreement; and</w:t>
      </w:r>
    </w:p>
    <w:p>
      <w:pPr>
        <w:pStyle w:val="ListParagraph"/>
        <w:numPr>
          <w:ilvl w:val="0"/>
          <w:numId w:val="2"/>
        </w:numPr>
        <w:spacing w:after="80" w:before="80"/>
      </w:pPr>
      <w:r>
        <w:rPr>
          <w:rFonts w:ascii="Arial" w:cs="Arial" w:eastAsia="Arial" w:hAnsi="Arial"/>
          <w:sz w:val="22"/>
          <w:szCs w:val="22"/>
        </w:rPr>
        <w:t xml:space="preserve">limit access to Confidential Information to those employees, contractors, and advisors who have a need to know and are bound by confidentiality obligations no less protective than those herein.</w:t>
      </w:r>
    </w:p>
    <w:p>
      <w:pPr>
        <w:pStyle w:val="Heading2"/>
        <w:spacing w:after="100" w:before="240"/>
      </w:pPr>
      <w:r>
        <w:rPr>
          <w:rFonts w:ascii="Arial" w:cs="Arial" w:eastAsia="Arial" w:hAnsi="Arial"/>
          <w:b/>
          <w:bCs/>
          <w:sz w:val="24"/>
          <w:szCs w:val="24"/>
        </w:rPr>
        <w:t xml:space="preserve">10.3  Exceptions</w:t>
      </w:r>
    </w:p>
    <w:p>
      <w:pPr>
        <w:spacing w:after="100" w:before="100"/>
        <w:jc w:val="both"/>
      </w:pPr>
      <w:r>
        <w:rPr>
          <w:rFonts w:ascii="Arial" w:cs="Arial" w:eastAsia="Arial" w:hAnsi="Arial"/>
          <w:sz w:val="22"/>
          <w:szCs w:val="22"/>
        </w:rPr>
        <w:t xml:space="preserve">The obligations in Section 10.2 shall not apply to information that: (i) is or becomes publicly available through no fault of the Receiving Party; (ii) was already known to the Receiving Party prior to disclosure; (iii) is lawfully received from a third party without restriction; or (iv) is required to be disclosed by applicable law or court order, provided the Receiving Party gives prompt prior written notice to the Disclosing Party to the extent permitted by law.</w:t>
      </w:r>
    </w:p>
    <w:p>
      <w:pPr>
        <w:pStyle w:val="Heading2"/>
        <w:spacing w:after="100" w:before="240"/>
      </w:pPr>
      <w:r>
        <w:rPr>
          <w:rFonts w:ascii="Arial" w:cs="Arial" w:eastAsia="Arial" w:hAnsi="Arial"/>
          <w:b/>
          <w:bCs/>
          <w:sz w:val="24"/>
          <w:szCs w:val="24"/>
        </w:rPr>
        <w:t xml:space="preserve">10.4  Survival</w:t>
      </w:r>
    </w:p>
    <w:p>
      <w:pPr>
        <w:spacing w:after="100" w:before="100"/>
        <w:jc w:val="both"/>
      </w:pPr>
      <w:r>
        <w:rPr>
          <w:rFonts w:ascii="Arial" w:cs="Arial" w:eastAsia="Arial" w:hAnsi="Arial"/>
          <w:sz w:val="22"/>
          <w:szCs w:val="22"/>
        </w:rPr>
        <w:t xml:space="preserve">The confidentiality obligations under this Article 10 shall survive expiry or termination of this Agreement for a period of five (5) years.</w:t>
      </w:r>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ARTICLE 11 — GENERAL PROVISIONS</w:t>
      </w:r>
    </w:p>
    <w:p>
      <w:pPr>
        <w:pStyle w:val="Heading2"/>
        <w:spacing w:after="100" w:before="240"/>
      </w:pPr>
      <w:r>
        <w:rPr>
          <w:rFonts w:ascii="Arial" w:cs="Arial" w:eastAsia="Arial" w:hAnsi="Arial"/>
          <w:b/>
          <w:bCs/>
          <w:sz w:val="24"/>
          <w:szCs w:val="24"/>
        </w:rPr>
        <w:t xml:space="preserve">11.1  Governing Law</w:t>
      </w:r>
    </w:p>
    <w:p>
      <w:pPr>
        <w:spacing w:after="100" w:before="100"/>
        <w:jc w:val="both"/>
      </w:pPr>
      <w:del w:id="218" w:author="Matchbox 7" w:date="2026-04-29T12:00:00Z">
        <w:r>
          <w:rPr>
            <w:rFonts w:ascii="Arial" w:cs="Arial" w:eastAsia="Arial" w:hAnsi="Arial"/>
            <w:sz w:val="22"/>
            <w:szCs w:val="22"/>
          </w:rPr>
          <w:delText xml:space="preserve">This Agreement shall be governed by and construed in accordance with the laws of [State/Jurisdiction], without regard to its conflict of laws principles.</w:delText>
        </w:r>
      </w:del>
      <w:ins w:id="219" w:author="Matchbox 7" w:date="2026-04-29T12:00:00Z">
        <w:r>
          <w:rPr>
            <w:rFonts w:ascii="Arial" w:cs="Arial" w:eastAsia="Arial" w:hAnsi="Arial"/>
            <w:sz w:val="22"/>
            <w:szCs w:val="22"/>
          </w:rPr>
          <w:t xml:space="preserve">This Agreement shall be governed by and construed in accordance with the laws of the State of Delaware, without regard to its conflict of laws principles.</w:t>
        </w:r>
      </w:ins>
    </w:p>
    <w:p>
      <w:pPr>
        <w:pStyle w:val="Heading2"/>
        <w:spacing w:after="100" w:before="240"/>
      </w:pPr>
      <w:r>
        <w:rPr>
          <w:rFonts w:ascii="Arial" w:cs="Arial" w:eastAsia="Arial" w:hAnsi="Arial"/>
          <w:b/>
          <w:bCs/>
          <w:sz w:val="24"/>
          <w:szCs w:val="24"/>
        </w:rPr>
        <w:t xml:space="preserve">11.2  Dispute Resolution</w:t>
      </w:r>
    </w:p>
    <w:p>
      <w:pPr>
        <w:spacing w:after="100" w:before="100"/>
        <w:jc w:val="both"/>
      </w:pPr>
      <w:del w:id="220" w:author="Matchbox 7" w:date="2026-04-29T12:00:00Z">
        <w:r>
          <w:rPr>
            <w:rFonts w:ascii="Arial" w:cs="Arial" w:eastAsia="Arial" w:hAnsi="Arial"/>
            <w:sz w:val="22"/>
            <w:szCs w:val="22"/>
          </w:rPr>
          <w:delText xml:space="preserve">The Parties shall attempt to resolve any dispute arising out of or relating to this Agreement through good-faith negotiation. If the Parties are unable to resolve the dispute within thirty (30) days of written notice thereof, the dispute shall be submitted to binding arbitration in accordance with the rules of [Arbitration Body] in [City, Jurisdiction]. The language of the arbitration shall be English. The arbitral award shall be final and binding on the Parties.</w:delText>
        </w:r>
      </w:del>
      <w:ins w:id="221" w:author="Matchbox 7" w:date="2026-04-29T12:00:00Z">
        <w:r>
          <w:rPr>
            <w:rFonts w:ascii="Arial" w:cs="Arial" w:eastAsia="Arial" w:hAnsi="Arial"/>
            <w:sz w:val="22"/>
            <w:szCs w:val="22"/>
          </w:rPr>
          <w:t xml:space="preserve">The Parties shall attempt to resolve any dispute arising out of or relating to this Agreement through good-faith negotiation. If the Parties are unable to resolve the dispute within thirty (30) days of written notice thereof, the dispute shall be submitted to binding arbitration in accordance with the Commercial Arbitration Rules of the American Arbitration Association in Wilmington, Delaware. The language of the arbitration shall be English. The arbitral award shall be final and binding on the Parties. Notwithstanding the foregoing, either Party may seek injunctive or other equitable relief in the state or federal courts located in Delaware in respect of any breach or threatened breach of Articles 2 (Exclusivity), 6 (IP), or 10 (Confidentiality), without first proceeding through arbitration.</w:t>
        </w:r>
      </w:ins>
    </w:p>
    <w:p>
      <w:pPr>
        <w:pStyle w:val="Heading2"/>
        <w:spacing w:after="100" w:before="240"/>
      </w:pPr>
      <w:r>
        <w:rPr>
          <w:rFonts w:ascii="Arial" w:cs="Arial" w:eastAsia="Arial" w:hAnsi="Arial"/>
          <w:b/>
          <w:bCs/>
          <w:sz w:val="24"/>
          <w:szCs w:val="24"/>
        </w:rPr>
        <w:t xml:space="preserve">11.3  Entire Agreement</w:t>
      </w:r>
    </w:p>
    <w:p>
      <w:pPr>
        <w:spacing w:after="100" w:before="100"/>
        <w:jc w:val="both"/>
      </w:pPr>
      <w:r>
        <w:rPr>
          <w:rFonts w:ascii="Arial" w:cs="Arial" w:eastAsia="Arial" w:hAnsi="Arial"/>
          <w:sz w:val="22"/>
          <w:szCs w:val="22"/>
        </w:rPr>
        <w:t xml:space="preserve">This Agreement, together with all Schedules hereto, constitutes the entire agreement between the Parties with respect to its subject matter and supersedes all prior negotiations, representations, warranties, understandings, and agreements, whether oral or written, between the Parties relating thereto.</w:t>
      </w:r>
    </w:p>
    <w:p>
      <w:pPr>
        <w:pStyle w:val="Heading2"/>
        <w:spacing w:after="100" w:before="240"/>
      </w:pPr>
      <w:r>
        <w:rPr>
          <w:rFonts w:ascii="Arial" w:cs="Arial" w:eastAsia="Arial" w:hAnsi="Arial"/>
          <w:b/>
          <w:bCs/>
          <w:sz w:val="24"/>
          <w:szCs w:val="24"/>
        </w:rPr>
        <w:t xml:space="preserve">11.4  Amendments</w:t>
      </w:r>
    </w:p>
    <w:p>
      <w:pPr>
        <w:spacing w:after="100" w:before="100"/>
        <w:jc w:val="both"/>
      </w:pPr>
      <w:r>
        <w:rPr>
          <w:rFonts w:ascii="Arial" w:cs="Arial" w:eastAsia="Arial" w:hAnsi="Arial"/>
          <w:sz w:val="22"/>
          <w:szCs w:val="22"/>
        </w:rPr>
        <w:t xml:space="preserve">No amendment, modification, or waiver of any provision of this Agreement shall be effective unless made in writing and signed by an authorized representative of each Party.</w:t>
      </w:r>
    </w:p>
    <w:p>
      <w:pPr>
        <w:pStyle w:val="Heading2"/>
        <w:spacing w:after="100" w:before="240"/>
      </w:pPr>
      <w:r>
        <w:rPr>
          <w:rFonts w:ascii="Arial" w:cs="Arial" w:eastAsia="Arial" w:hAnsi="Arial"/>
          <w:b/>
          <w:bCs/>
          <w:sz w:val="24"/>
          <w:szCs w:val="24"/>
        </w:rPr>
        <w:t xml:space="preserve">11.5  Assignment</w:t>
      </w:r>
    </w:p>
    <w:p>
      <w:pPr>
        <w:spacing w:after="100" w:before="100"/>
        <w:jc w:val="both"/>
      </w:pPr>
      <w:del w:id="222" w:author="Matchbox 7" w:date="2026-04-29T12:00:00Z">
        <w:r>
          <w:rPr>
            <w:rFonts w:ascii="Arial" w:cs="Arial" w:eastAsia="Arial" w:hAnsi="Arial"/>
            <w:sz w:val="22"/>
            <w:szCs w:val="22"/>
          </w:rPr>
          <w:delText xml:space="preserve">Neither Party may assign, transfer, or delegate its rights or obligations under this Agreement without the prior written consent of the other Party, except that Biolumen may assign this Agreement to any affiliate or successor entity in connection with a merger, acquisition, or sale of all or substantially all of its assets, upon written notice to Licensee.</w:delText>
        </w:r>
      </w:del>
      <w:ins w:id="223" w:author="Matchbox 7" w:date="2026-04-29T12:00:00Z">
        <w:r>
          <w:rPr>
            <w:rFonts w:ascii="Arial" w:cs="Arial" w:eastAsia="Arial" w:hAnsi="Arial"/>
            <w:sz w:val="22"/>
            <w:szCs w:val="22"/>
          </w:rPr>
          <w:t xml:space="preserve">Either Party may assign this Agreement, without consent but with written notice to the other Party, to (i) an Affiliate of such Party, or (ii) a successor entity in connection with a merger, acquisition, sale of all or substantially all of its assets, or reorganization. Other assignments require the prior written consent of the non-assigning Party, which shall not be unreasonably withheld, conditioned, or delayed.</w:t>
        </w:r>
      </w:ins>
    </w:p>
    <w:p>
      <w:pPr>
        <w:pStyle w:val="Heading2"/>
        <w:spacing w:after="100" w:before="240"/>
      </w:pPr>
      <w:r>
        <w:rPr>
          <w:rFonts w:ascii="Arial" w:cs="Arial" w:eastAsia="Arial" w:hAnsi="Arial"/>
          <w:b/>
          <w:bCs/>
          <w:sz w:val="24"/>
          <w:szCs w:val="24"/>
        </w:rPr>
        <w:t xml:space="preserve">11.6  No Waiver</w:t>
      </w:r>
    </w:p>
    <w:p>
      <w:pPr>
        <w:spacing w:after="100" w:before="100"/>
        <w:jc w:val="both"/>
      </w:pPr>
      <w:r>
        <w:rPr>
          <w:rFonts w:ascii="Arial" w:cs="Arial" w:eastAsia="Arial" w:hAnsi="Arial"/>
          <w:sz w:val="22"/>
          <w:szCs w:val="22"/>
        </w:rPr>
        <w:t xml:space="preserve">The failure of either Party to enforce any right or provision of this Agreement shall not constitute a waiver of future enforcement of that right or provision.</w:t>
      </w:r>
    </w:p>
    <w:p>
      <w:pPr>
        <w:pStyle w:val="Heading2"/>
        <w:spacing w:after="100" w:before="240"/>
      </w:pPr>
      <w:r>
        <w:rPr>
          <w:rFonts w:ascii="Arial" w:cs="Arial" w:eastAsia="Arial" w:hAnsi="Arial"/>
          <w:b/>
          <w:bCs/>
          <w:sz w:val="24"/>
          <w:szCs w:val="24"/>
        </w:rPr>
        <w:t xml:space="preserve">11.7  Severability</w:t>
      </w:r>
    </w:p>
    <w:p>
      <w:pPr>
        <w:spacing w:after="100" w:before="100"/>
        <w:jc w:val="both"/>
      </w:pPr>
      <w:r>
        <w:rPr>
          <w:rFonts w:ascii="Arial" w:cs="Arial" w:eastAsia="Arial" w:hAnsi="Arial"/>
          <w:sz w:val="22"/>
          <w:szCs w:val="22"/>
        </w:rPr>
        <w:t xml:space="preserve">If any provision of this Agreement is found to be invalid, illegal, or unenforceable, the remaining provisions shall continue in full force and effect and shall be construed to give maximum effect to the original intent of the Parties.</w:t>
      </w:r>
    </w:p>
    <w:p>
      <w:pPr>
        <w:pStyle w:val="Heading2"/>
        <w:spacing w:after="100" w:before="240"/>
      </w:pPr>
      <w:r>
        <w:rPr>
          <w:rFonts w:ascii="Arial" w:cs="Arial" w:eastAsia="Arial" w:hAnsi="Arial"/>
          <w:b/>
          <w:bCs/>
          <w:sz w:val="24"/>
          <w:szCs w:val="24"/>
        </w:rPr>
        <w:t xml:space="preserve">11.8  Notices</w:t>
      </w:r>
    </w:p>
    <w:p>
      <w:pPr>
        <w:spacing w:after="100" w:before="100"/>
        <w:jc w:val="both"/>
      </w:pPr>
      <w:r>
        <w:rPr>
          <w:rFonts w:ascii="Arial" w:cs="Arial" w:eastAsia="Arial" w:hAnsi="Arial"/>
          <w:sz w:val="22"/>
          <w:szCs w:val="22"/>
        </w:rPr>
        <w:t xml:space="preserve">All notices required or permitted under this Agreement shall be in writing and delivered by: (i) certified mail, return receipt requested; (ii) internationally recognized overnight courier; or (iii) email with confirmation of receipt, to the addresses set forth on the signature page below.</w:t>
      </w:r>
    </w:p>
    <w:p>
      <w:pPr>
        <w:pStyle w:val="Heading2"/>
        <w:spacing w:after="100" w:before="240"/>
      </w:pPr>
      <w:r>
        <w:rPr>
          <w:rFonts w:ascii="Arial" w:cs="Arial" w:eastAsia="Arial" w:hAnsi="Arial"/>
          <w:b/>
          <w:bCs/>
          <w:sz w:val="24"/>
          <w:szCs w:val="24"/>
        </w:rPr>
        <w:t xml:space="preserve">11.9  Force Majeure</w:t>
      </w:r>
    </w:p>
    <w:p>
      <w:pPr>
        <w:spacing w:after="100" w:before="100"/>
        <w:jc w:val="both"/>
      </w:pPr>
      <w:r>
        <w:rPr>
          <w:rFonts w:ascii="Arial" w:cs="Arial" w:eastAsia="Arial" w:hAnsi="Arial"/>
          <w:sz w:val="22"/>
          <w:szCs w:val="22"/>
        </w:rPr>
        <w:t xml:space="preserve">Neither Party shall be liable for any delay or failure to perform its obligations under this Agreement (other than payment obligations) to the extent caused by circumstances beyond its reasonable control, including acts of God, natural disasters, war, terrorism, pandemic, or government action, provided that the affected Party promptly notifies the other Party and uses commercially reasonable efforts to resume performance.</w:t>
      </w:r>
    </w:p>
    <w:p>
      <w:pPr>
        <w:pStyle w:val="Heading2"/>
        <w:spacing w:after="100" w:before="240"/>
      </w:pPr>
      <w:r>
        <w:rPr>
          <w:rFonts w:ascii="Arial" w:cs="Arial" w:eastAsia="Arial" w:hAnsi="Arial"/>
          <w:b/>
          <w:bCs/>
          <w:sz w:val="24"/>
          <w:szCs w:val="24"/>
        </w:rPr>
        <w:t xml:space="preserve">11.10  Relationship of the Parties</w:t>
      </w:r>
    </w:p>
    <w:p>
      <w:pPr>
        <w:spacing w:after="100" w:before="100"/>
        <w:jc w:val="both"/>
      </w:pPr>
      <w:r>
        <w:rPr>
          <w:rFonts w:ascii="Arial" w:cs="Arial" w:eastAsia="Arial" w:hAnsi="Arial"/>
          <w:sz w:val="22"/>
          <w:szCs w:val="22"/>
        </w:rPr>
        <w:t xml:space="preserve">The Parties are independent contractors. Nothing in this Agreement shall be construed to create a partnership, joint venture, agency, employment, or fiduciary relationship between the Parties. Neither Party shall have the authority to bind the other Party.</w:t>
      </w:r>
    </w:p>
    <w:p>
      <w:pPr>
        <w:pStyle w:val="Heading2"/>
        <w:spacing w:after="100" w:before="240"/>
      </w:pPr>
      <w:r>
        <w:rPr>
          <w:rFonts w:ascii="Arial" w:cs="Arial" w:eastAsia="Arial" w:hAnsi="Arial"/>
          <w:b/>
          <w:bCs/>
          <w:sz w:val="24"/>
          <w:szCs w:val="24"/>
        </w:rPr>
        <w:t xml:space="preserve">11.11  Counterparts</w:t>
      </w:r>
    </w:p>
    <w:p>
      <w:pPr>
        <w:spacing w:after="100" w:before="100"/>
        <w:jc w:val="both"/>
      </w:pPr>
      <w:r>
        <w:rPr>
          <w:rFonts w:ascii="Arial" w:cs="Arial" w:eastAsia="Arial" w:hAnsi="Arial"/>
          <w:sz w:val="22"/>
          <w:szCs w:val="22"/>
        </w:rPr>
        <w:t xml:space="preserve">This Agreement may be executed in one or more counterparts, each of which shall be deemed an original, and all of which together shall constitute one and the same instrument. Electronic signatures shall be deemed valid and binding.</w:t>
      </w:r>
    </w:p>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SIGNATURE PAGE</w:t>
      </w:r>
    </w:p>
    <w:p>
      <w:pPr>
        <w:spacing w:after="100" w:before="100"/>
        <w:jc w:val="both"/>
      </w:pPr>
      <w:r>
        <w:rPr>
          <w:rFonts w:ascii="Arial" w:cs="Arial" w:eastAsia="Arial" w:hAnsi="Arial"/>
          <w:sz w:val="22"/>
          <w:szCs w:val="22"/>
        </w:rPr>
        <w:t xml:space="preserve">IN WITNESS WHEREOF, the Parties have executed this Agreement as of the Effective Date.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BIOLUMEN, INC.</w:t>
            </w:r>
          </w:p>
          <w:p>
            <w:pPr>
              <w:spacing w:after="60" w:before="60"/>
            </w:pPr>
            <w:r>
              <w:t xml:space="preserve"/>
            </w:r>
          </w:p>
          <w:p>
            <w:pPr>
              <w:pBdr>
                <w:bottom w:val="single" w:color="000000" w:sz="4"/>
              </w:pBdr>
            </w:pPr>
            <w:r>
              <w:rPr>
                <w:sz w:val="22"/>
                <w:szCs w:val="22"/>
              </w:rPr>
              <w:t xml:space="preserve">                                                    </w:t>
            </w:r>
          </w:p>
          <w:p>
            <w:r>
              <w:rPr>
                <w:rFonts w:ascii="Arial" w:cs="Arial" w:eastAsia="Arial" w:hAnsi="Arial"/>
                <w:i/>
                <w:iCs/>
                <w:color w:val="888888"/>
                <w:sz w:val="20"/>
                <w:szCs w:val="20"/>
              </w:rPr>
              <w:t xml:space="preserve">Signature</w:t>
            </w:r>
          </w:p>
          <w:p>
            <w:pPr>
              <w:spacing w:after="60" w:before="60"/>
            </w:pPr>
            <w:r>
              <w:t xml:space="preserve"/>
            </w:r>
          </w:p>
          <w:p>
            <w:pPr>
              <w:pBdr>
                <w:bottom w:val="single" w:color="000000" w:sz="4"/>
              </w:pBdr>
            </w:pPr>
            <w:r>
              <w:rPr>
                <w:sz w:val="22"/>
                <w:szCs w:val="22"/>
              </w:rPr>
              <w:t xml:space="preserve">                                                    </w:t>
            </w:r>
          </w:p>
          <w:p>
            <w:r>
              <w:rPr>
                <w:rFonts w:ascii="Arial" w:cs="Arial" w:eastAsia="Arial" w:hAnsi="Arial"/>
                <w:i/>
                <w:iCs/>
                <w:color w:val="888888"/>
                <w:sz w:val="20"/>
                <w:szCs w:val="20"/>
              </w:rPr>
              <w:t xml:space="preserve">Name (Print)</w:t>
            </w:r>
          </w:p>
          <w:p>
            <w:pPr>
              <w:spacing w:after="60" w:before="60"/>
            </w:pPr>
            <w:r>
              <w:t xml:space="preserve"/>
            </w:r>
          </w:p>
          <w:p>
            <w:pPr>
              <w:pBdr>
                <w:bottom w:val="single" w:color="000000" w:sz="4"/>
              </w:pBdr>
            </w:pPr>
            <w:r>
              <w:rPr>
                <w:sz w:val="22"/>
                <w:szCs w:val="22"/>
              </w:rPr>
              <w:t xml:space="preserve">                                                    </w:t>
            </w:r>
          </w:p>
          <w:p>
            <w:r>
              <w:rPr>
                <w:rFonts w:ascii="Arial" w:cs="Arial" w:eastAsia="Arial" w:hAnsi="Arial"/>
                <w:i/>
                <w:iCs/>
                <w:color w:val="888888"/>
                <w:sz w:val="20"/>
                <w:szCs w:val="20"/>
              </w:rPr>
              <w:t xml:space="preserve">Title</w:t>
            </w:r>
          </w:p>
          <w:p>
            <w:pPr>
              <w:spacing w:after="60" w:before="60"/>
            </w:pPr>
            <w:r>
              <w:t xml:space="preserve"/>
            </w:r>
          </w:p>
          <w:p>
            <w:pPr>
              <w:pBdr>
                <w:bottom w:val="single" w:color="000000" w:sz="4"/>
              </w:pBdr>
            </w:pPr>
            <w:r>
              <w:rPr>
                <w:sz w:val="22"/>
                <w:szCs w:val="22"/>
              </w:rPr>
              <w:t xml:space="preserve">                                                    </w:t>
            </w:r>
          </w:p>
          <w:p>
            <w:r>
              <w:rPr>
                <w:rFonts w:ascii="Arial" w:cs="Arial" w:eastAsia="Arial" w:hAnsi="Arial"/>
                <w:i/>
                <w:iCs/>
                <w:color w:val="888888"/>
                <w:sz w:val="20"/>
                <w:szCs w:val="20"/>
              </w:rPr>
              <w:t xml:space="preserve">Date</w:t>
            </w:r>
          </w:p>
          <w:p>
            <w:pPr>
              <w:spacing w:after="60" w:before="60"/>
            </w:pPr>
            <w:r>
              <w:t xml:space="preserve"/>
            </w:r>
          </w:p>
          <w:p>
            <w:pPr>
              <w:pBdr>
                <w:bottom w:val="single" w:color="000000" w:sz="4"/>
              </w:pBdr>
            </w:pPr>
            <w:r>
              <w:rPr>
                <w:sz w:val="22"/>
                <w:szCs w:val="22"/>
              </w:rPr>
              <w:t xml:space="preserve">                                                    </w:t>
            </w:r>
          </w:p>
          <w:p>
            <w:r>
              <w:rPr>
                <w:rFonts w:ascii="Arial" w:cs="Arial" w:eastAsia="Arial" w:hAnsi="Arial"/>
                <w:i/>
                <w:iCs/>
                <w:color w:val="888888"/>
                <w:sz w:val="20"/>
                <w:szCs w:val="20"/>
              </w:rPr>
              <w:t xml:space="preserve">Notice Address / Email</w:t>
            </w:r>
          </w:p>
        </w:tc>
        <w:tc>
          <w:tcPr>
            <w:tcW w:type="dxa" w:w="486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[LICENSEE NAME]</w:t>
            </w:r>
          </w:p>
          <w:p>
            <w:pPr>
              <w:spacing w:after="60" w:before="60"/>
            </w:pPr>
            <w:r>
              <w:t xml:space="preserve"/>
            </w:r>
          </w:p>
          <w:p>
            <w:pPr>
              <w:pBdr>
                <w:bottom w:val="single" w:color="000000" w:sz="4"/>
              </w:pBdr>
            </w:pPr>
            <w:r>
              <w:rPr>
                <w:sz w:val="22"/>
                <w:szCs w:val="22"/>
              </w:rPr>
              <w:t xml:space="preserve">                                                    </w:t>
            </w:r>
          </w:p>
          <w:p>
            <w:r>
              <w:rPr>
                <w:rFonts w:ascii="Arial" w:cs="Arial" w:eastAsia="Arial" w:hAnsi="Arial"/>
                <w:i/>
                <w:iCs/>
                <w:color w:val="888888"/>
                <w:sz w:val="20"/>
                <w:szCs w:val="20"/>
              </w:rPr>
              <w:t xml:space="preserve">Signature</w:t>
            </w:r>
          </w:p>
          <w:p>
            <w:pPr>
              <w:spacing w:after="60" w:before="60"/>
            </w:pPr>
            <w:r>
              <w:t xml:space="preserve"/>
            </w:r>
          </w:p>
          <w:p>
            <w:pPr>
              <w:pBdr>
                <w:bottom w:val="single" w:color="000000" w:sz="4"/>
              </w:pBdr>
            </w:pPr>
            <w:r>
              <w:rPr>
                <w:sz w:val="22"/>
                <w:szCs w:val="22"/>
              </w:rPr>
              <w:t xml:space="preserve">                                                    </w:t>
            </w:r>
          </w:p>
          <w:p>
            <w:r>
              <w:rPr>
                <w:rFonts w:ascii="Arial" w:cs="Arial" w:eastAsia="Arial" w:hAnsi="Arial"/>
                <w:i/>
                <w:iCs/>
                <w:color w:val="888888"/>
                <w:sz w:val="20"/>
                <w:szCs w:val="20"/>
              </w:rPr>
              <w:t xml:space="preserve">Name (Print)</w:t>
            </w:r>
          </w:p>
          <w:p>
            <w:pPr>
              <w:spacing w:after="60" w:before="60"/>
            </w:pPr>
            <w:r>
              <w:t xml:space="preserve"/>
            </w:r>
          </w:p>
          <w:p>
            <w:pPr>
              <w:pBdr>
                <w:bottom w:val="single" w:color="000000" w:sz="4"/>
              </w:pBdr>
            </w:pPr>
            <w:r>
              <w:rPr>
                <w:sz w:val="22"/>
                <w:szCs w:val="22"/>
              </w:rPr>
              <w:t xml:space="preserve">                                                    </w:t>
            </w:r>
          </w:p>
          <w:p>
            <w:r>
              <w:rPr>
                <w:rFonts w:ascii="Arial" w:cs="Arial" w:eastAsia="Arial" w:hAnsi="Arial"/>
                <w:i/>
                <w:iCs/>
                <w:color w:val="888888"/>
                <w:sz w:val="20"/>
                <w:szCs w:val="20"/>
              </w:rPr>
              <w:t xml:space="preserve">Title</w:t>
            </w:r>
          </w:p>
          <w:p>
            <w:pPr>
              <w:spacing w:after="60" w:before="60"/>
            </w:pPr>
            <w:r>
              <w:t xml:space="preserve"/>
            </w:r>
          </w:p>
          <w:p>
            <w:pPr>
              <w:pBdr>
                <w:bottom w:val="single" w:color="000000" w:sz="4"/>
              </w:pBdr>
            </w:pPr>
            <w:r>
              <w:rPr>
                <w:sz w:val="22"/>
                <w:szCs w:val="22"/>
              </w:rPr>
              <w:t xml:space="preserve">                                                    </w:t>
            </w:r>
          </w:p>
          <w:p>
            <w:r>
              <w:rPr>
                <w:rFonts w:ascii="Arial" w:cs="Arial" w:eastAsia="Arial" w:hAnsi="Arial"/>
                <w:i/>
                <w:iCs/>
                <w:color w:val="888888"/>
                <w:sz w:val="20"/>
                <w:szCs w:val="20"/>
              </w:rPr>
              <w:t xml:space="preserve">Date</w:t>
            </w:r>
          </w:p>
          <w:p>
            <w:pPr>
              <w:spacing w:after="60" w:before="60"/>
            </w:pPr>
            <w:r>
              <w:t xml:space="preserve"/>
            </w:r>
          </w:p>
          <w:p>
            <w:pPr>
              <w:pBdr>
                <w:bottom w:val="single" w:color="000000" w:sz="4"/>
              </w:pBdr>
            </w:pPr>
            <w:r>
              <w:rPr>
                <w:sz w:val="22"/>
                <w:szCs w:val="22"/>
              </w:rPr>
              <w:t xml:space="preserve">                                                    </w:t>
            </w:r>
          </w:p>
          <w:p>
            <w:r>
              <w:rPr>
                <w:rFonts w:ascii="Arial" w:cs="Arial" w:eastAsia="Arial" w:hAnsi="Arial"/>
                <w:i/>
                <w:iCs/>
                <w:color w:val="888888"/>
                <w:sz w:val="20"/>
                <w:szCs w:val="20"/>
              </w:rPr>
              <w:t xml:space="preserve">Notice Address / Email</w:t>
            </w:r>
          </w:p>
        </w:tc>
      </w:tr>
    </w:tbl>
    <w:p>
      <w:pPr>
        <w:pBdr>
          <w:bottom w:val="single" w:color="2E4057" w:sz="4" w:space="1"/>
        </w:pBdr>
        <w:spacing w:after="120" w:before="120"/>
      </w:pPr>
      <w:r>
        <w:t xml:space="preserve"/>
      </w:r>
    </w:p>
    <w:p>
      <w:pPr>
        <w:pStyle w:val="Heading1"/>
        <w:spacing w:after="120" w:before="360"/>
      </w:pPr>
      <w:r>
        <w:rPr>
          <w:rFonts w:ascii="Arial" w:cs="Arial" w:eastAsia="Arial" w:hAnsi="Arial"/>
          <w:b/>
          <w:bCs/>
          <w:sz w:val="28"/>
          <w:szCs w:val="28"/>
        </w:rPr>
        <w:t xml:space="preserve">SCHEDULE A — PRODUCT SPECIFICATIONS</w:t>
      </w:r>
    </w:p>
    <w:p>
      <w:pPr>
        <w:spacing w:after="100" w:before="100"/>
        <w:jc w:val="both"/>
      </w:pPr>
      <w:r>
        <w:rPr>
          <w:rFonts w:ascii="Arial" w:cs="Arial" w:eastAsia="Arial" w:hAnsi="Arial"/>
          <w:sz w:val="22"/>
          <w:szCs w:val="22"/>
        </w:rPr>
        <w:t xml:space="preserve">[Insert full technical specifications for MM1 and MM3, including composition, purity standards, physical characteristics, packaging requirements, and shelf life.]</w:t>
      </w:r>
    </w:p>
    <w:p>
      <w:pPr>
        <w:spacing w:after="60" w:before="60"/>
      </w:pPr>
      <w:r>
        <w:t xml:space="preserve"/>
      </w:r>
    </w:p>
    <w:p>
      <w:pPr>
        <w:pStyle w:val="Heading1"/>
        <w:spacing w:after="120" w:before="360"/>
      </w:pPr>
      <w:r>
        <w:rPr>
          <w:rFonts w:ascii="Arial" w:cs="Arial" w:eastAsia="Arial" w:hAnsi="Arial"/>
          <w:b/>
          <w:bCs/>
          <w:sz w:val="28"/>
          <w:szCs w:val="28"/>
        </w:rPr>
        <w:t xml:space="preserve">SCHEDULE B — TECHNOLOGY DESCRIPTION</w:t>
      </w:r>
    </w:p>
    <w:p>
      <w:pPr>
        <w:spacing w:after="100" w:before="100"/>
        <w:jc w:val="both"/>
      </w:pPr>
      <w:r>
        <w:rPr>
          <w:rFonts w:ascii="Arial" w:cs="Arial" w:eastAsia="Arial" w:hAnsi="Arial"/>
          <w:sz w:val="22"/>
          <w:szCs w:val="22"/>
        </w:rPr>
        <w:t xml:space="preserve">[Insert description of the food incorporation technology to be licensed, including processes, protocols, and know-how to be transferred, and the form of technology transfer (documentation, training, on-site support).]</w:t>
      </w:r>
    </w:p>
    <w:p>
      <w:pPr>
        <w:spacing w:after="60" w:before="60"/>
      </w:pPr>
      <w:r>
        <w:t xml:space="preserve"/>
      </w:r>
    </w:p>
    <w:p>
      <w:pPr>
        <w:pStyle w:val="Heading1"/>
        <w:spacing w:after="120" w:before="360"/>
      </w:pPr>
      <w:r>
        <w:rPr>
          <w:rFonts w:ascii="Arial" w:cs="Arial" w:eastAsia="Arial" w:hAnsi="Arial"/>
          <w:b/>
          <w:bCs/>
          <w:sz w:val="28"/>
          <w:szCs w:val="28"/>
        </w:rPr>
        <w:t xml:space="preserve">SCHEDULE C — SUPPLY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MM1</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MM3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TBD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TBD</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2"/>
                <w:szCs w:val="22"/>
              </w:rPr>
              <w:t xml:space="preserve">Minimum Order Qty</w:t>
            </w:r>
          </w:p>
        </w:tc>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2"/>
                <w:szCs w:val="22"/>
              </w:rPr>
              <w:t xml:space="preserve">TBD</w:t>
            </w:r>
          </w:p>
        </w:tc>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2"/>
                <w:szCs w:val="22"/>
              </w:rPr>
              <w:t xml:space="preserve">TBD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TBD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TBD</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2"/>
                <w:szCs w:val="22"/>
              </w:rPr>
              <w:t xml:space="preserve">Min. Annual Volume</w:t>
            </w:r>
          </w:p>
        </w:tc>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2"/>
                <w:szCs w:val="22"/>
              </w:rPr>
              <w:t xml:space="preserve">TBD</w:t>
            </w:r>
          </w:p>
        </w:tc>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2"/>
                <w:szCs w:val="22"/>
              </w:rPr>
              <w:t xml:space="preserve">TBD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Delivery Terms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TBD (e.g., FOB [Location])</w:t>
            </w:r>
          </w:p>
        </w:tc>
      </w:tr>
    </w:tbl>
    <w:p>
      <w:pPr>
        <w:spacing w:after="60" w:before="60"/>
      </w:pPr>
      <w:r>
        <w:t xml:space="preserve"/>
      </w:r>
    </w:p>
    <w:p>
      <w:pPr>
        <w:pStyle w:val="Heading1"/>
        <w:spacing w:after="120" w:before="360"/>
      </w:pPr>
      <w:r>
        <w:rPr>
          <w:rFonts w:ascii="Arial" w:cs="Arial" w:eastAsia="Arial" w:hAnsi="Arial"/>
          <w:b/>
          <w:bCs/>
          <w:sz w:val="28"/>
          <w:szCs w:val="28"/>
        </w:rPr>
        <w:t xml:space="preserve">SCHEDULE D — COMMERCIALIZATION MILESTONES</w:t>
      </w:r>
    </w:p>
    <w:p>
      <w:pPr>
        <w:spacing w:after="100" w:before="100"/>
        <w:jc w:val="both"/>
      </w:pPr>
      <w:r>
        <w:rPr>
          <w:rFonts w:ascii="Arial" w:cs="Arial" w:eastAsia="Arial" w:hAnsi="Arial"/>
          <w:sz w:val="22"/>
          <w:szCs w:val="22"/>
        </w:rPr>
        <w:t xml:space="preserve">[Insert agreed milestones, e.g.:</w:t>
      </w:r>
    </w:p>
    <w:p>
      <w:pPr>
        <w:pStyle w:val="ListParagraph"/>
        <w:numPr>
          <w:ilvl w:val="0"/>
          <w:numId w:val="2"/>
        </w:numPr>
        <w:spacing w:after="80" w:before="80"/>
      </w:pPr>
      <w:r>
        <w:rPr>
          <w:rFonts w:ascii="Arial" w:cs="Arial" w:eastAsia="Arial" w:hAnsi="Arial"/>
          <w:sz w:val="22"/>
          <w:szCs w:val="22"/>
        </w:rPr>
        <w:t xml:space="preserve">First Finished Product launched within [X] months of Effective Date</w:t>
      </w:r>
    </w:p>
    <w:p>
      <w:pPr>
        <w:pStyle w:val="ListParagraph"/>
        <w:numPr>
          <w:ilvl w:val="0"/>
          <w:numId w:val="2"/>
        </w:numPr>
        <w:spacing w:after="80" w:before="80"/>
      </w:pPr>
      <w:r>
        <w:rPr>
          <w:rFonts w:ascii="Arial" w:cs="Arial" w:eastAsia="Arial" w:hAnsi="Arial"/>
          <w:sz w:val="22"/>
          <w:szCs w:val="22"/>
        </w:rPr>
        <w:t xml:space="preserve">Minimum of [X] Finished Products commercially available by end of Year 1</w:t>
      </w:r>
    </w:p>
    <w:p>
      <w:pPr>
        <w:pStyle w:val="ListParagraph"/>
        <w:numPr>
          <w:ilvl w:val="0"/>
          <w:numId w:val="2"/>
        </w:numPr>
        <w:spacing w:after="80" w:before="80"/>
      </w:pPr>
      <w:r>
        <w:rPr>
          <w:rFonts w:ascii="Arial" w:cs="Arial" w:eastAsia="Arial" w:hAnsi="Arial"/>
          <w:sz w:val="22"/>
          <w:szCs w:val="22"/>
        </w:rPr>
        <w:t xml:space="preserve">Presence in [X] markets/countries within the Territory by end of Year 2]</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spacing w:after="120" w:before="0"/>
      <w:jc w:val="right"/>
    </w:pPr>
    <w:r>
      <w:rPr>
        <w:rFonts w:ascii="Arial" w:cs="Arial" w:eastAsia="Arial" w:hAnsi="Arial"/>
        <w:color w:val="888888"/>
        <w:sz w:val="18"/>
        <w:szCs w:val="18"/>
      </w:rPr>
      <w:t xml:space="preserve">EXCLUSIVE LICENSE &amp; SUPPLY AGREEMENT — BIOLUMEN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2026-04-13T22:18:03.456Z</dcterms:created>
  <dcterms:modified xsi:type="dcterms:W3CDTF">2026-04-13T22:18:03.457Z</dcterms:modified>
</cp:coreProperties>
</file>

<file path=docProps/custom.xml><?xml version="1.0" encoding="utf-8"?>
<Properties xmlns="http://schemas.openxmlformats.org/officeDocument/2006/custom-properties" xmlns:vt="http://schemas.openxmlformats.org/officeDocument/2006/docPropsVTypes"/>
</file>